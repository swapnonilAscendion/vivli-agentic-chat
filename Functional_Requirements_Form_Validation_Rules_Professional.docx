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40.0" w:type="dxa"/>
              <w:bottom w:w="300.0" w:type="dxa"/>
              <w:right w:w="440.0" w:type="dxa"/>
            </w:tcMar>
          </w:tcPr>
          <w:p w:rsidR="00000000" w:rsidDel="00000000" w:rsidP="00000000" w:rsidRDefault="00000000" w:rsidRPr="00000000" w14:paraId="00000002">
            <w:pPr>
              <w:spacing w:after="80" w:lineRule="auto"/>
              <w:rPr/>
            </w:pPr>
            <w:r w:rsidDel="00000000" w:rsidR="00000000" w:rsidRPr="00000000">
              <w:rPr>
                <w:b w:val="1"/>
                <w:bCs w:val="1"/>
                <w:color w:val="ffffff"/>
                <w:sz w:val="52"/>
                <w:szCs w:val="52"/>
                <w:rtl w:val="0"/>
              </w:rPr>
              <w:t xml:space="preserve">Functional Requirements</w:t>
            </w:r>
            <w:r w:rsidDel="00000000" w:rsidR="00000000" w:rsidRPr="00000000">
              <w:rPr>
                <w:rtl w:val="0"/>
              </w:rPr>
            </w:r>
          </w:p>
          <w:p w:rsidR="00000000" w:rsidDel="00000000" w:rsidP="00000000" w:rsidRDefault="00000000" w:rsidRPr="00000000" w14:paraId="00000003">
            <w:pPr>
              <w:rPr/>
            </w:pPr>
            <w:r w:rsidDel="00000000" w:rsidR="00000000" w:rsidRPr="00000000">
              <w:rPr>
                <w:color w:val="bdd7ee"/>
                <w:sz w:val="28"/>
                <w:szCs w:val="28"/>
                <w:rtl w:val="0"/>
              </w:rPr>
              <w:t xml:space="preserve">Form Validation Rules  ·  RQ-134</w:t>
            </w:r>
            <w:r w:rsidDel="00000000" w:rsidR="00000000" w:rsidRPr="00000000">
              <w:rPr>
                <w:rtl w:val="0"/>
              </w:rPr>
            </w:r>
          </w:p>
        </w:tc>
      </w:tr>
    </w:tbl>
    <w:p w:rsidR="00000000" w:rsidDel="00000000" w:rsidP="00000000" w:rsidRDefault="00000000" w:rsidRPr="00000000" w14:paraId="00000004">
      <w:pPr>
        <w:spacing w:before="300" w:lineRule="auto"/>
        <w:rPr/>
      </w:pPr>
      <w:r w:rsidDel="00000000" w:rsidR="00000000" w:rsidRPr="00000000">
        <w:rPr>
          <w:rtl w:val="0"/>
        </w:rPr>
      </w:r>
    </w:p>
    <w:p w:rsidR="00000000" w:rsidDel="00000000" w:rsidP="00000000" w:rsidRDefault="00000000" w:rsidRPr="00000000" w14:paraId="00000005">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DOCUMENT METADATA</w:t>
      </w:r>
      <w:r w:rsidDel="00000000" w:rsidR="00000000" w:rsidRPr="00000000">
        <w:rPr>
          <w:rtl w:val="0"/>
        </w:rPr>
      </w:r>
    </w:p>
    <w:p w:rsidR="00000000" w:rsidDel="00000000" w:rsidP="00000000" w:rsidRDefault="00000000" w:rsidRPr="00000000" w14:paraId="00000006">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07">
            <w:pPr>
              <w:rPr/>
            </w:pPr>
            <w:r w:rsidDel="00000000" w:rsidR="00000000" w:rsidRPr="00000000">
              <w:rPr>
                <w:b w:val="1"/>
                <w:bCs w:val="1"/>
                <w:color w:val="1f3864"/>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sz w:val="18"/>
                <w:szCs w:val="18"/>
                <w:rtl w:val="0"/>
              </w:rPr>
              <w:t xml:space="preserve">in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09">
            <w:pPr>
              <w:rPr/>
            </w:pPr>
            <w:r w:rsidDel="00000000" w:rsidR="00000000" w:rsidRPr="00000000">
              <w:rPr>
                <w:b w:val="1"/>
                <w:bCs w:val="1"/>
                <w:color w:val="1f3864"/>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sz w:val="18"/>
                <w:szCs w:val="18"/>
                <w:rtl w:val="0"/>
              </w:rPr>
              <w:t xml:space="preserve">Ascendion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0B">
            <w:pPr>
              <w:rPr/>
            </w:pPr>
            <w:r w:rsidDel="00000000" w:rsidR="00000000" w:rsidRPr="00000000">
              <w:rPr>
                <w:b w:val="1"/>
                <w:bCs w:val="1"/>
                <w:color w:val="1f3864"/>
                <w:sz w:val="18"/>
                <w:szCs w:val="18"/>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sz w:val="18"/>
                <w:szCs w:val="18"/>
                <w:rtl w:val="0"/>
              </w:rPr>
              <w:t xml:space="preserve">Form Check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0D">
            <w:pPr>
              <w:rPr/>
            </w:pPr>
            <w:r w:rsidDel="00000000" w:rsidR="00000000" w:rsidRPr="00000000">
              <w:rPr>
                <w:b w:val="1"/>
                <w:bCs w:val="1"/>
                <w:color w:val="1f3864"/>
                <w:sz w:val="18"/>
                <w:szCs w:val="18"/>
                <w:rtl w:val="0"/>
              </w:rPr>
              <w:t xml:space="preserve">Affects 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0F">
            <w:pPr>
              <w:rPr/>
            </w:pPr>
            <w:r w:rsidDel="00000000" w:rsidR="00000000" w:rsidRPr="00000000">
              <w:rPr>
                <w:b w:val="1"/>
                <w:bCs w:val="1"/>
                <w:color w:val="1f3864"/>
                <w:sz w:val="18"/>
                <w:szCs w:val="18"/>
                <w:rtl w:val="0"/>
              </w:rPr>
              <w:t xml:space="preserve">Fix 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1">
            <w:pPr>
              <w:rPr/>
            </w:pPr>
            <w:r w:rsidDel="00000000" w:rsidR="00000000" w:rsidRPr="00000000">
              <w:rPr>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sz w:val="18"/>
                <w:szCs w:val="18"/>
                <w:rtl w:val="0"/>
              </w:rPr>
              <w:t xml:space="preserve">Functional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3">
            <w:pPr>
              <w:rPr/>
            </w:pPr>
            <w:r w:rsidDel="00000000" w:rsidR="00000000" w:rsidRPr="00000000">
              <w:rPr>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5">
            <w:pPr>
              <w:rPr/>
            </w:pPr>
            <w:r w:rsidDel="00000000" w:rsidR="00000000" w:rsidRPr="00000000">
              <w:rPr>
                <w:b w:val="1"/>
                <w:bCs w:val="1"/>
                <w:color w:val="1f3864"/>
                <w:sz w:val="18"/>
                <w:szCs w:val="18"/>
                <w:rtl w:val="0"/>
              </w:rPr>
              <w:t xml:space="preserve">Reporter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sz w:val="18"/>
                <w:szCs w:val="18"/>
                <w:rtl w:val="0"/>
              </w:rPr>
              <w:t xml:space="preserve">Amrutha Baskaran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7">
            <w:pPr>
              <w:rPr/>
            </w:pPr>
            <w:r w:rsidDel="00000000" w:rsidR="00000000" w:rsidRPr="00000000">
              <w:rPr>
                <w:b w:val="1"/>
                <w:bCs w:val="1"/>
                <w:color w:val="1f3864"/>
                <w:sz w:val="18"/>
                <w:szCs w:val="18"/>
                <w:rtl w:val="0"/>
              </w:rPr>
              <w:t xml:space="preserve">Assignee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sz w:val="18"/>
                <w:szCs w:val="18"/>
                <w:rtl w:val="0"/>
              </w:rPr>
              <w:t xml:space="preserve">Unassigned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9">
            <w:pPr>
              <w:rPr/>
            </w:pPr>
            <w:r w:rsidDel="00000000" w:rsidR="00000000" w:rsidRPr="00000000">
              <w:rPr>
                <w:b w:val="1"/>
                <w:bCs w:val="1"/>
                <w:color w:val="1f3864"/>
                <w:sz w:val="18"/>
                <w:szCs w:val="18"/>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sz w:val="18"/>
                <w:szCs w:val="18"/>
                <w:rtl w:val="0"/>
              </w:rPr>
              <w:t xml:space="preserve">Unresolved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B">
            <w:pPr>
              <w:rPr/>
            </w:pPr>
            <w:r w:rsidDel="00000000" w:rsidR="00000000" w:rsidRPr="00000000">
              <w:rPr>
                <w:b w:val="1"/>
                <w:bCs w:val="1"/>
                <w:color w:val="1f3864"/>
                <w:sz w:val="18"/>
                <w:szCs w:val="18"/>
                <w:rtl w:val="0"/>
              </w:rPr>
              <w:t xml:space="preserve">Votes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40.0" w:type="dxa"/>
              <w:bottom w:w="60.0" w:type="dxa"/>
              <w:right w:w="140.0" w:type="dxa"/>
            </w:tcMar>
          </w:tcPr>
          <w:p w:rsidR="00000000" w:rsidDel="00000000" w:rsidP="00000000" w:rsidRDefault="00000000" w:rsidRPr="00000000" w14:paraId="0000001D">
            <w:pPr>
              <w:rPr/>
            </w:pPr>
            <w:r w:rsidDel="00000000" w:rsidR="00000000" w:rsidRPr="00000000">
              <w:rPr>
                <w:b w:val="1"/>
                <w:bCs w:val="1"/>
                <w:color w:val="1f3864"/>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01F">
      <w:pPr>
        <w:spacing w:before="300" w:lineRule="auto"/>
        <w:rPr/>
      </w:pPr>
      <w:r w:rsidDel="00000000" w:rsidR="00000000" w:rsidRPr="00000000">
        <w:rPr>
          <w:rtl w:val="0"/>
        </w:rPr>
      </w:r>
    </w:p>
    <w:p w:rsidR="00000000" w:rsidDel="00000000" w:rsidP="00000000" w:rsidRDefault="00000000" w:rsidRPr="00000000" w14:paraId="00000020">
      <w:pPr>
        <w:rPr>
          <w:b w:val="1"/>
          <w:bCs w:val="1"/>
          <w:smallCaps w:val="1"/>
          <w:color w:val="1f3864"/>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1">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DEFINITIONS</w:t>
      </w:r>
      <w:r w:rsidDel="00000000" w:rsidR="00000000" w:rsidRPr="00000000">
        <w:rPr>
          <w:rtl w:val="0"/>
        </w:rPr>
      </w:r>
    </w:p>
    <w:p w:rsidR="00000000" w:rsidDel="00000000" w:rsidP="00000000" w:rsidRDefault="00000000" w:rsidRPr="00000000" w14:paraId="00000022">
      <w:pPr>
        <w:spacing w:after="60" w:before="100" w:lineRule="auto"/>
        <w:rPr/>
      </w:pPr>
      <w:r w:rsidDel="00000000" w:rsidR="00000000" w:rsidRPr="00000000">
        <w:rPr>
          <w:b w:val="1"/>
          <w:bCs w:val="1"/>
          <w:color w:val="2e75b6"/>
          <w:rtl w:val="0"/>
        </w:rPr>
        <w:t xml:space="preserve">Pre-form check Checklist</w:t>
      </w:r>
      <w:r w:rsidDel="00000000" w:rsidR="00000000" w:rsidRPr="00000000">
        <w:rPr>
          <w:rtl w:val="0"/>
        </w:rPr>
        <w:t xml:space="preserve">: Means that if these conditions are met, the Form is routed to Admin, without running the full pipeline</w:t>
      </w:r>
    </w:p>
    <w:p w:rsidR="00000000" w:rsidDel="00000000" w:rsidP="00000000" w:rsidRDefault="00000000" w:rsidRPr="00000000" w14:paraId="00000023">
      <w:pPr>
        <w:spacing w:after="60" w:before="60" w:lineRule="auto"/>
        <w:rPr/>
      </w:pPr>
      <w:r w:rsidDel="00000000" w:rsidR="00000000" w:rsidRPr="00000000">
        <w:rPr>
          <w:b w:val="1"/>
          <w:bCs w:val="1"/>
          <w:color w:val="2e75b6"/>
          <w:rtl w:val="0"/>
        </w:rPr>
        <w:t xml:space="preserve">Validation Rules</w:t>
      </w:r>
      <w:r w:rsidDel="00000000" w:rsidR="00000000" w:rsidRPr="00000000">
        <w:rPr>
          <w:rtl w:val="0"/>
        </w:rPr>
        <w:t xml:space="preserve">: These validations can trigger a message to the Data Requester to update specific sections with additional information</w:t>
      </w:r>
    </w:p>
    <w:p w:rsidR="00000000" w:rsidDel="00000000" w:rsidP="00000000" w:rsidRDefault="00000000" w:rsidRPr="00000000" w14:paraId="00000024">
      <w:pPr>
        <w:numPr>
          <w:ilvl w:val="1"/>
          <w:numId w:val="7"/>
        </w:numPr>
        <w:spacing w:after="40" w:before="40" w:lineRule="auto"/>
        <w:rPr>
          <w:highlight w:val="yellow"/>
        </w:rPr>
      </w:pPr>
      <w:r w:rsidDel="00000000" w:rsidR="00000000" w:rsidRPr="00000000">
        <w:rPr>
          <w:highlight w:val="yellow"/>
          <w:rtl w:val="0"/>
        </w:rPr>
        <w:t xml:space="preserve">Submission Type Routine (all Validations passing), Routine (some Validations failing), Escalation (User chose to skip the AI Agent) and Exception (Pre-Form checks triggered). </w:t>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FUNCTIONAL REQUIREMENTS – FORM VALIDATION RULES</w:t>
      </w:r>
      <w:r w:rsidDel="00000000" w:rsidR="00000000" w:rsidRPr="00000000">
        <w:rPr>
          <w:rtl w:val="0"/>
        </w:rPr>
      </w:r>
    </w:p>
    <w:p w:rsidR="00000000" w:rsidDel="00000000" w:rsidP="00000000" w:rsidRDefault="00000000" w:rsidRPr="00000000" w14:paraId="00000027">
      <w:pPr>
        <w:spacing w:after="80" w:before="220" w:lineRule="auto"/>
        <w:rPr/>
      </w:pPr>
      <w:r w:rsidDel="00000000" w:rsidR="00000000" w:rsidRPr="00000000">
        <w:rPr>
          <w:b w:val="1"/>
          <w:bCs w:val="1"/>
          <w:color w:val="2e75b6"/>
          <w:sz w:val="22"/>
          <w:szCs w:val="22"/>
          <w:rtl w:val="0"/>
        </w:rPr>
        <w:t xml:space="preserve">Flow</w:t>
      </w:r>
      <w:r w:rsidDel="00000000" w:rsidR="00000000" w:rsidRPr="00000000">
        <w:rPr>
          <w:rtl w:val="0"/>
        </w:rPr>
      </w:r>
    </w:p>
    <w:tbl>
      <w:tblPr>
        <w:tblStyle w:val="Table3"/>
        <w:tblW w:w="825.0" w:type="dxa"/>
        <w:jc w:val="left"/>
        <w:tblLayout w:type="fixed"/>
        <w:tblLook w:val="0600"/>
      </w:tblPr>
      <w:tblGrid>
        <w:gridCol w:w="525"/>
        <w:gridCol w:w="300"/>
        <w:tblGridChange w:id="0">
          <w:tblGrid>
            <w:gridCol w:w="525"/>
            <w:gridCol w:w="300"/>
          </w:tblGrid>
        </w:tblGridChange>
      </w:tblGrid>
      <w:tr>
        <w:trPr>
          <w:cantSplit w:val="0"/>
          <w:trHeight w:val="135" w:hRule="atLeast"/>
          <w:tblHeader w:val="0"/>
        </w:trPr>
        <w:tc>
          <w:tcPr>
            <w:vAlign w:val="center"/>
          </w:tcPr>
          <w:p w:rsidR="00000000" w:rsidDel="00000000" w:rsidP="00000000" w:rsidRDefault="00000000" w:rsidRPr="00000000" w14:paraId="00000028">
            <w:pPr>
              <w:rPr/>
            </w:pP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A">
            <w:pPr>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72200" cy="306959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72200" cy="3069590"/>
                    </a:xfrm>
                    <a:prstGeom prst="rect"/>
                    <a:ln/>
                  </pic:spPr>
                </pic:pic>
              </a:graphicData>
            </a:graphic>
          </wp:inline>
        </w:drawing>
      </w:r>
      <w:r w:rsidDel="00000000" w:rsidR="00000000" w:rsidRPr="00000000">
        <w:rPr>
          <w:rtl w:val="0"/>
        </w:rPr>
      </w:r>
    </w:p>
    <w:tbl>
      <w:tblPr>
        <w:tblStyle w:val="Table4"/>
        <w:tblW w:w="825.0" w:type="dxa"/>
        <w:jc w:val="left"/>
        <w:tblLayout w:type="fixed"/>
        <w:tblLook w:val="0600"/>
      </w:tblPr>
      <w:tblGrid>
        <w:gridCol w:w="525"/>
        <w:gridCol w:w="300"/>
        <w:tblGridChange w:id="0">
          <w:tblGrid>
            <w:gridCol w:w="525"/>
            <w:gridCol w:w="300"/>
          </w:tblGrid>
        </w:tblGridChange>
      </w:tblGrid>
      <w:tr>
        <w:trPr>
          <w:cantSplit w:val="0"/>
          <w:trHeight w:val="135" w:hRule="atLeast"/>
          <w:tblHeader w:val="0"/>
        </w:trPr>
        <w:tc>
          <w:tcPr>
            <w:vAlign w:val="center"/>
          </w:tcPr>
          <w:p w:rsidR="00000000" w:rsidDel="00000000" w:rsidP="00000000" w:rsidRDefault="00000000" w:rsidRPr="00000000" w14:paraId="0000002D">
            <w:pPr>
              <w:rPr/>
            </w:pP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F">
            <w:pPr>
              <w:rPr/>
            </w:pP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tl w:val="0"/>
              </w:rPr>
            </w:r>
          </w:p>
        </w:tc>
      </w:tr>
    </w:tbl>
    <w:sdt>
      <w:sdtPr>
        <w:id w:val="1343800481"/>
        <w:tag w:val="goog_rdk_3"/>
      </w:sdtPr>
      <w:sdtContent>
        <w:p w:rsidR="00000000" w:rsidDel="00000000" w:rsidP="00000000" w:rsidRDefault="00000000" w:rsidRPr="00000000" w14:paraId="00000031">
          <w:pPr>
            <w:pStyle w:val="Heading2"/>
            <w:spacing w:before="220" w:lineRule="auto"/>
            <w:rPr>
              <w:ins w:author="Amrutha Baskaran" w:id="0" w:date="2026-06-09T15:26:17Z"/>
              <w:rPrChange w:author="Amrutha Baskaran" w:id="1" w:date="2026-06-09T15:26:17Z">
                <w:rPr/>
              </w:rPrChange>
            </w:rPr>
          </w:pPr>
          <w:sdt>
            <w:sdtPr>
              <w:id w:val="1436492120"/>
              <w:tag w:val="goog_rdk_1"/>
            </w:sdtPr>
            <w:sdtContent>
              <w:ins w:author="Amrutha Baskaran" w:id="0" w:date="2026-06-09T15:26:17Z">
                <w:r w:rsidDel="00000000" w:rsidR="00000000" w:rsidRPr="00000000">
                  <w:rPr>
                    <w:rtl w:val="0"/>
                  </w:rPr>
                  <w:t xml:space="preserve">Section 1</w:t>
                </w:r>
              </w:ins>
              <w:sdt>
                <w:sdtPr>
                  <w:id w:val="-895894359"/>
                  <w:tag w:val="goog_rdk_2"/>
                </w:sdtPr>
                <w:sdtContent>
                  <w:ins w:author="Amrutha Baskaran" w:id="0" w:date="2026-06-09T15:26:17Z">
                    <w:r w:rsidDel="00000000" w:rsidR="00000000" w:rsidRPr="00000000">
                      <w:rPr>
                        <w:rtl w:val="0"/>
                      </w:rPr>
                    </w:r>
                  </w:ins>
                </w:sdtContent>
              </w:sdt>
              <w:ins w:author="Amrutha Baskaran" w:id="0" w:date="2026-06-09T15:26:17Z">
                <w:bookmarkStart w:colFirst="0" w:colLast="0" w:name="_heading=h.gho7pprc1pc8" w:id="0"/>
                <w:bookmarkEnd w:id="0"/>
              </w:ins>
            </w:sdtContent>
          </w:sdt>
        </w:p>
      </w:sdtContent>
    </w:sdt>
    <w:sdt>
      <w:sdtPr>
        <w:id w:val="668906851"/>
        <w:tag w:val="goog_rdk_5"/>
      </w:sdtPr>
      <w:sdtContent>
        <w:p w:rsidR="00000000" w:rsidDel="00000000" w:rsidP="00000000" w:rsidRDefault="00000000" w:rsidRPr="00000000" w14:paraId="00000032">
          <w:pPr>
            <w:spacing w:after="80" w:before="220" w:lineRule="auto"/>
            <w:rPr>
              <w:b w:val="1"/>
              <w:bCs w:val="1"/>
              <w:color w:val="2e75b6"/>
              <w:sz w:val="22"/>
              <w:szCs w:val="22"/>
              <w:rPrChange w:author="Amrutha Baskaran" w:id="1" w:date="2026-06-09T15:26:17Z">
                <w:rPr>
                  <w:b w:val="1"/>
                  <w:bCs w:val="1"/>
                  <w:color w:val="2e75b6"/>
                  <w:sz w:val="22"/>
                  <w:szCs w:val="22"/>
                </w:rPr>
              </w:rPrChange>
            </w:rPr>
          </w:pPr>
          <w:sdt>
            <w:sdtPr>
              <w:id w:val="1938544787"/>
              <w:tag w:val="goog_rdk_4"/>
            </w:sdtPr>
            <w:sdtContent>
              <w:r w:rsidDel="00000000" w:rsidR="00000000" w:rsidRPr="00000000">
                <w:rPr>
                  <w:rtl w:val="0"/>
                </w:rPr>
              </w:r>
            </w:sdtContent>
          </w:sdt>
        </w:p>
      </w:sdtContent>
    </w:sdt>
    <w:p w:rsidR="00000000" w:rsidDel="00000000" w:rsidP="00000000" w:rsidRDefault="00000000" w:rsidRPr="00000000" w14:paraId="00000033">
      <w:pPr>
        <w:spacing w:after="80" w:before="220" w:lineRule="auto"/>
        <w:rPr/>
      </w:pPr>
      <w:r w:rsidDel="00000000" w:rsidR="00000000" w:rsidRPr="00000000">
        <w:rPr>
          <w:b w:val="1"/>
          <w:bCs w:val="1"/>
          <w:color w:val="2e75b6"/>
          <w:sz w:val="22"/>
          <w:szCs w:val="22"/>
          <w:rtl w:val="0"/>
        </w:rPr>
        <w:t xml:space="preserve">List View </w:t>
      </w:r>
      <w:r w:rsidDel="00000000" w:rsidR="00000000" w:rsidRPr="00000000">
        <w:rPr>
          <w:b w:val="1"/>
          <w:bCs w:val="1"/>
          <w:color w:val="2e75b6"/>
          <w:sz w:val="22"/>
          <w:szCs w:val="22"/>
          <w:rtl w:val="0"/>
        </w:rPr>
        <w:t xml:space="preserve">Display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tl w:val="0"/>
        </w:rPr>
        <w:t xml:space="preserve">system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shall show a List of submitted forms pending a human review.</w:t>
      </w:r>
      <w:r w:rsidDel="00000000" w:rsidR="00000000" w:rsidRPr="00000000">
        <w:rPr>
          <w:rtl w:val="0"/>
        </w:rPr>
        <w:t xml:space="preserve"> </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The system will display one Data Request per row.</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will allow for filter: </w:t>
      </w:r>
    </w:p>
    <w:p w:rsidR="00000000" w:rsidDel="00000000" w:rsidP="00000000" w:rsidRDefault="00000000" w:rsidRPr="00000000" w14:paraId="000000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t xml:space="preserve">Validation Report Status (All, Open &amp; Closed) (dropdown)</w:t>
      </w:r>
    </w:p>
    <w:p w:rsidR="00000000" w:rsidDel="00000000" w:rsidP="00000000" w:rsidRDefault="00000000" w:rsidRPr="00000000" w14:paraId="000000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t xml:space="preserve">Vivli Id (Free text)</w:t>
      </w:r>
    </w:p>
    <w:p w:rsidR="00000000" w:rsidDel="00000000" w:rsidP="00000000" w:rsidRDefault="00000000" w:rsidRPr="00000000" w14:paraId="0000003A">
      <w:pPr>
        <w:numPr>
          <w:ilvl w:val="1"/>
          <w:numId w:val="7"/>
        </w:numPr>
        <w:spacing w:after="40" w:before="40" w:lineRule="auto"/>
      </w:pPr>
      <w:r w:rsidDel="00000000" w:rsidR="00000000" w:rsidRPr="00000000">
        <w:rPr>
          <w:rtl w:val="0"/>
        </w:rPr>
        <w:t xml:space="preserve">Type of Submission (dropdown)</w:t>
      </w:r>
    </w:p>
    <w:p w:rsidR="00000000" w:rsidDel="00000000" w:rsidP="00000000" w:rsidRDefault="00000000" w:rsidRPr="00000000" w14:paraId="0000003B">
      <w:pPr>
        <w:numPr>
          <w:ilvl w:val="1"/>
          <w:numId w:val="7"/>
        </w:numPr>
        <w:spacing w:after="40" w:before="40" w:lineRule="auto"/>
      </w:pPr>
      <w:r w:rsidDel="00000000" w:rsidR="00000000" w:rsidRPr="00000000">
        <w:rPr>
          <w:rtl w:val="0"/>
        </w:rPr>
        <w:t xml:space="preserve">Form Submission date (date picker and field entry)</w:t>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t xml:space="preserve">PI name (Free text)</w:t>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t xml:space="preserve">Vivli Admin  (Free text)</w:t>
      </w:r>
    </w:p>
    <w:p w:rsidR="00000000" w:rsidDel="00000000" w:rsidP="00000000" w:rsidRDefault="00000000" w:rsidRPr="00000000" w14:paraId="0000003E">
      <w:pPr>
        <w:numPr>
          <w:ilvl w:val="0"/>
          <w:numId w:val="7"/>
        </w:numPr>
        <w:spacing w:after="0" w:afterAutospacing="0" w:before="40" w:lineRule="auto"/>
        <w:ind w:left="720" w:hanging="360"/>
      </w:pPr>
      <w:r w:rsidDel="00000000" w:rsidR="00000000" w:rsidRPr="00000000">
        <w:rPr>
          <w:rtl w:val="0"/>
        </w:rPr>
        <w:t xml:space="preserve">The system will display the following columns for each Data Request: </w:t>
      </w:r>
    </w:p>
    <w:p w:rsidR="00000000" w:rsidDel="00000000" w:rsidP="00000000" w:rsidRDefault="00000000" w:rsidRPr="00000000" w14:paraId="0000003F">
      <w:pPr>
        <w:numPr>
          <w:ilvl w:val="1"/>
          <w:numId w:val="7"/>
        </w:numPr>
        <w:spacing w:after="0" w:afterAutospacing="0" w:before="0" w:beforeAutospacing="0" w:lineRule="auto"/>
      </w:pPr>
      <w:r w:rsidDel="00000000" w:rsidR="00000000" w:rsidRPr="00000000">
        <w:rPr>
          <w:rtl w:val="0"/>
        </w:rPr>
        <w:t xml:space="preserve">Vivli Id</w:t>
      </w:r>
    </w:p>
    <w:p w:rsidR="00000000" w:rsidDel="00000000" w:rsidP="00000000" w:rsidRDefault="00000000" w:rsidRPr="00000000" w14:paraId="00000040">
      <w:pPr>
        <w:numPr>
          <w:ilvl w:val="1"/>
          <w:numId w:val="7"/>
        </w:numPr>
        <w:spacing w:after="0" w:afterAutospacing="0" w:before="0" w:beforeAutospacing="0" w:lineRule="auto"/>
      </w:pPr>
      <w:r w:rsidDel="00000000" w:rsidR="00000000" w:rsidRPr="00000000">
        <w:rPr>
          <w:rtl w:val="0"/>
        </w:rPr>
        <w:t xml:space="preserve">PI Name</w:t>
      </w:r>
    </w:p>
    <w:p w:rsidR="00000000" w:rsidDel="00000000" w:rsidP="00000000" w:rsidRDefault="00000000" w:rsidRPr="00000000" w14:paraId="00000041">
      <w:pPr>
        <w:numPr>
          <w:ilvl w:val="1"/>
          <w:numId w:val="7"/>
        </w:numPr>
        <w:spacing w:after="0" w:afterAutospacing="0" w:before="0" w:beforeAutospacing="0" w:lineRule="auto"/>
      </w:pPr>
      <w:r w:rsidDel="00000000" w:rsidR="00000000" w:rsidRPr="00000000">
        <w:rPr>
          <w:rtl w:val="0"/>
        </w:rPr>
        <w:t xml:space="preserve">Submission Type Routine (all Validations passing), Routine (some Validations failing), Escalation (User chose to skip the AI Agent) and Exception (Pre-Form checks triggered). </w:t>
      </w:r>
    </w:p>
    <w:p w:rsidR="00000000" w:rsidDel="00000000" w:rsidP="00000000" w:rsidRDefault="00000000" w:rsidRPr="00000000" w14:paraId="00000042">
      <w:pPr>
        <w:numPr>
          <w:ilvl w:val="1"/>
          <w:numId w:val="7"/>
        </w:numPr>
        <w:spacing w:after="0" w:afterAutospacing="0" w:before="0" w:beforeAutospacing="0" w:lineRule="auto"/>
      </w:pPr>
      <w:r w:rsidDel="00000000" w:rsidR="00000000" w:rsidRPr="00000000">
        <w:rPr>
          <w:rtl w:val="0"/>
        </w:rPr>
        <w:t xml:space="preserve">Number of Attempts taken by the Data Requester.</w:t>
      </w:r>
    </w:p>
    <w:p w:rsidR="00000000" w:rsidDel="00000000" w:rsidP="00000000" w:rsidRDefault="00000000" w:rsidRPr="00000000" w14:paraId="00000043">
      <w:pPr>
        <w:numPr>
          <w:ilvl w:val="1"/>
          <w:numId w:val="7"/>
        </w:numPr>
        <w:spacing w:after="0" w:afterAutospacing="0" w:before="0" w:beforeAutospacing="0" w:lineRule="auto"/>
      </w:pPr>
      <w:r w:rsidDel="00000000" w:rsidR="00000000" w:rsidRPr="00000000">
        <w:rPr>
          <w:rtl w:val="0"/>
        </w:rPr>
        <w:t xml:space="preserve">Submitted date</w:t>
      </w:r>
    </w:p>
    <w:p w:rsidR="00000000" w:rsidDel="00000000" w:rsidP="00000000" w:rsidRDefault="00000000" w:rsidRPr="00000000" w14:paraId="00000044">
      <w:pPr>
        <w:numPr>
          <w:ilvl w:val="1"/>
          <w:numId w:val="7"/>
        </w:numPr>
        <w:spacing w:after="40" w:before="0" w:beforeAutospacing="0" w:lineRule="auto"/>
      </w:pPr>
      <w:r w:rsidDel="00000000" w:rsidR="00000000" w:rsidRPr="00000000">
        <w:rPr>
          <w:rtl w:val="0"/>
        </w:rPr>
        <w:t xml:space="preserve">Validation Report Status (Open and Closed) </w:t>
      </w:r>
    </w:p>
    <w:p w:rsidR="00000000" w:rsidDel="00000000" w:rsidP="00000000" w:rsidRDefault="00000000" w:rsidRPr="00000000" w14:paraId="00000045">
      <w:pPr>
        <w:numPr>
          <w:ilvl w:val="1"/>
          <w:numId w:val="7"/>
        </w:numPr>
        <w:spacing w:after="40" w:before="40" w:lineRule="auto"/>
      </w:pPr>
      <w:r w:rsidDel="00000000" w:rsidR="00000000" w:rsidRPr="00000000">
        <w:rPr>
          <w:rtl w:val="0"/>
        </w:rPr>
        <w:t xml:space="preserve">Vivli Admin Name</w:t>
      </w:r>
    </w:p>
    <w:p w:rsidR="00000000" w:rsidDel="00000000" w:rsidP="00000000" w:rsidRDefault="00000000" w:rsidRPr="00000000" w14:paraId="00000046">
      <w:pPr>
        <w:numPr>
          <w:ilvl w:val="0"/>
          <w:numId w:val="7"/>
        </w:numPr>
        <w:spacing w:after="40" w:before="40" w:lineRule="auto"/>
        <w:ind w:left="720" w:hanging="360"/>
      </w:pPr>
      <w:r w:rsidDel="00000000" w:rsidR="00000000" w:rsidRPr="00000000">
        <w:rPr>
          <w:rtl w:val="0"/>
        </w:rPr>
        <w:t xml:space="preserve">The default sort will be on the Form Submission date, in ascending order (item submitted first shows on top) with the open status</w:t>
      </w:r>
    </w:p>
    <w:p w:rsidR="00000000" w:rsidDel="00000000" w:rsidP="00000000" w:rsidRDefault="00000000" w:rsidRPr="00000000" w14:paraId="00000047">
      <w:pPr>
        <w:numPr>
          <w:ilvl w:val="0"/>
          <w:numId w:val="7"/>
        </w:numPr>
        <w:spacing w:after="40" w:before="40" w:lineRule="auto"/>
        <w:ind w:left="720" w:hanging="360"/>
        <w:rPr>
          <w:u w:val="none"/>
        </w:rPr>
      </w:pPr>
      <w:r w:rsidDel="00000000" w:rsidR="00000000" w:rsidRPr="00000000">
        <w:rPr>
          <w:rtl w:val="0"/>
        </w:rPr>
        <w:t xml:space="preserve">The system will also allow other sorts on the column heading</w:t>
      </w:r>
    </w:p>
    <w:p w:rsidR="00000000" w:rsidDel="00000000" w:rsidP="00000000" w:rsidRDefault="00000000" w:rsidRPr="00000000" w14:paraId="00000048">
      <w:pPr>
        <w:numPr>
          <w:ilvl w:val="1"/>
          <w:numId w:val="7"/>
        </w:numPr>
        <w:spacing w:after="40" w:before="40" w:lineRule="auto"/>
        <w:rPr>
          <w:u w:val="none"/>
        </w:rPr>
      </w:pPr>
      <w:r w:rsidDel="00000000" w:rsidR="00000000" w:rsidRPr="00000000">
        <w:rPr>
          <w:rtl w:val="0"/>
        </w:rPr>
        <w:t xml:space="preserve">Vivli id</w:t>
      </w:r>
    </w:p>
    <w:p w:rsidR="00000000" w:rsidDel="00000000" w:rsidP="00000000" w:rsidRDefault="00000000" w:rsidRPr="00000000" w14:paraId="00000049">
      <w:pPr>
        <w:numPr>
          <w:ilvl w:val="1"/>
          <w:numId w:val="7"/>
        </w:numPr>
        <w:spacing w:after="40" w:before="40" w:lineRule="auto"/>
        <w:rPr>
          <w:u w:val="none"/>
        </w:rPr>
      </w:pPr>
      <w:r w:rsidDel="00000000" w:rsidR="00000000" w:rsidRPr="00000000">
        <w:rPr>
          <w:rtl w:val="0"/>
        </w:rPr>
        <w:t xml:space="preserve">PI Name</w:t>
      </w:r>
    </w:p>
    <w:p w:rsidR="00000000" w:rsidDel="00000000" w:rsidP="00000000" w:rsidRDefault="00000000" w:rsidRPr="00000000" w14:paraId="0000004A">
      <w:pPr>
        <w:numPr>
          <w:ilvl w:val="1"/>
          <w:numId w:val="7"/>
        </w:numPr>
        <w:spacing w:after="40" w:before="40" w:lineRule="auto"/>
        <w:rPr>
          <w:u w:val="none"/>
        </w:rPr>
      </w:pPr>
      <w:r w:rsidDel="00000000" w:rsidR="00000000" w:rsidRPr="00000000">
        <w:rPr>
          <w:rtl w:val="0"/>
        </w:rPr>
        <w:t xml:space="preserve">Submission Type</w:t>
      </w:r>
    </w:p>
    <w:p w:rsidR="00000000" w:rsidDel="00000000" w:rsidP="00000000" w:rsidRDefault="00000000" w:rsidRPr="00000000" w14:paraId="0000004B">
      <w:pPr>
        <w:numPr>
          <w:ilvl w:val="1"/>
          <w:numId w:val="7"/>
        </w:numPr>
        <w:spacing w:after="40" w:before="40" w:lineRule="auto"/>
        <w:rPr>
          <w:u w:val="none"/>
        </w:rPr>
      </w:pPr>
      <w:r w:rsidDel="00000000" w:rsidR="00000000" w:rsidRPr="00000000">
        <w:rPr>
          <w:rtl w:val="0"/>
        </w:rPr>
        <w:t xml:space="preserve">Attempts</w:t>
      </w:r>
    </w:p>
    <w:p w:rsidR="00000000" w:rsidDel="00000000" w:rsidP="00000000" w:rsidRDefault="00000000" w:rsidRPr="00000000" w14:paraId="0000004C">
      <w:pPr>
        <w:numPr>
          <w:ilvl w:val="1"/>
          <w:numId w:val="7"/>
        </w:numPr>
        <w:spacing w:after="40" w:before="40" w:lineRule="auto"/>
        <w:rPr>
          <w:u w:val="none"/>
        </w:rPr>
      </w:pPr>
      <w:r w:rsidDel="00000000" w:rsidR="00000000" w:rsidRPr="00000000">
        <w:rPr>
          <w:rtl w:val="0"/>
        </w:rPr>
        <w:t xml:space="preserve">Submitted date</w:t>
      </w:r>
    </w:p>
    <w:p w:rsidR="00000000" w:rsidDel="00000000" w:rsidP="00000000" w:rsidRDefault="00000000" w:rsidRPr="00000000" w14:paraId="0000004D">
      <w:pPr>
        <w:numPr>
          <w:ilvl w:val="1"/>
          <w:numId w:val="7"/>
        </w:numPr>
        <w:spacing w:after="0" w:afterAutospacing="0" w:before="40" w:lineRule="auto"/>
      </w:pPr>
      <w:r w:rsidDel="00000000" w:rsidR="00000000" w:rsidRPr="00000000">
        <w:rPr>
          <w:rtl w:val="0"/>
        </w:rPr>
        <w:t xml:space="preserve">Validation Report Status </w:t>
      </w:r>
    </w:p>
    <w:p w:rsidR="00000000" w:rsidDel="00000000" w:rsidP="00000000" w:rsidRDefault="00000000" w:rsidRPr="00000000" w14:paraId="0000004E">
      <w:pPr>
        <w:numPr>
          <w:ilvl w:val="1"/>
          <w:numId w:val="7"/>
        </w:numPr>
        <w:spacing w:after="40" w:before="0" w:beforeAutospacing="0" w:lineRule="auto"/>
      </w:pPr>
      <w:r w:rsidDel="00000000" w:rsidR="00000000" w:rsidRPr="00000000">
        <w:rPr>
          <w:rtl w:val="0"/>
        </w:rPr>
        <w:t xml:space="preserve">Vivli Admin Name</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The system will support a CSV download of the contents in the List screen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2160" w:right="0" w:firstLine="0"/>
        <w:jc w:val="left"/>
        <w:rPr/>
      </w:pPr>
      <w:r w:rsidDel="00000000" w:rsidR="00000000" w:rsidRPr="00000000">
        <w:rPr>
          <w:rtl w:val="0"/>
        </w:rPr>
        <w:t xml:space="preserve">Vivli id</w:t>
      </w:r>
    </w:p>
    <w:p w:rsidR="00000000" w:rsidDel="00000000" w:rsidP="00000000" w:rsidRDefault="00000000" w:rsidRPr="00000000" w14:paraId="00000051">
      <w:pPr>
        <w:numPr>
          <w:ilvl w:val="0"/>
          <w:numId w:val="7"/>
        </w:numPr>
        <w:spacing w:after="40" w:before="40" w:lineRule="auto"/>
        <w:ind w:left="2160" w:hanging="360"/>
      </w:pPr>
      <w:r w:rsidDel="00000000" w:rsidR="00000000" w:rsidRPr="00000000">
        <w:rPr>
          <w:rtl w:val="0"/>
        </w:rPr>
        <w:t xml:space="preserve">PI Name</w:t>
      </w:r>
    </w:p>
    <w:p w:rsidR="00000000" w:rsidDel="00000000" w:rsidP="00000000" w:rsidRDefault="00000000" w:rsidRPr="00000000" w14:paraId="00000052">
      <w:pPr>
        <w:numPr>
          <w:ilvl w:val="0"/>
          <w:numId w:val="7"/>
        </w:numPr>
        <w:spacing w:after="40" w:before="40" w:lineRule="auto"/>
        <w:ind w:left="2160" w:hanging="360"/>
      </w:pPr>
      <w:r w:rsidDel="00000000" w:rsidR="00000000" w:rsidRPr="00000000">
        <w:rPr>
          <w:rtl w:val="0"/>
        </w:rPr>
        <w:t xml:space="preserve">Submission Type</w:t>
      </w:r>
    </w:p>
    <w:p w:rsidR="00000000" w:rsidDel="00000000" w:rsidP="00000000" w:rsidRDefault="00000000" w:rsidRPr="00000000" w14:paraId="00000053">
      <w:pPr>
        <w:numPr>
          <w:ilvl w:val="0"/>
          <w:numId w:val="7"/>
        </w:numPr>
        <w:spacing w:after="40" w:before="40" w:lineRule="auto"/>
        <w:ind w:left="2160" w:hanging="360"/>
      </w:pPr>
      <w:r w:rsidDel="00000000" w:rsidR="00000000" w:rsidRPr="00000000">
        <w:rPr>
          <w:rtl w:val="0"/>
        </w:rPr>
        <w:t xml:space="preserve">Attempts</w:t>
      </w:r>
    </w:p>
    <w:p w:rsidR="00000000" w:rsidDel="00000000" w:rsidP="00000000" w:rsidRDefault="00000000" w:rsidRPr="00000000" w14:paraId="00000054">
      <w:pPr>
        <w:numPr>
          <w:ilvl w:val="0"/>
          <w:numId w:val="7"/>
        </w:numPr>
        <w:spacing w:after="40" w:before="40" w:lineRule="auto"/>
        <w:ind w:left="2160" w:hanging="360"/>
      </w:pPr>
      <w:r w:rsidDel="00000000" w:rsidR="00000000" w:rsidRPr="00000000">
        <w:rPr>
          <w:rtl w:val="0"/>
        </w:rPr>
        <w:t xml:space="preserve">Submitted date</w:t>
      </w:r>
    </w:p>
    <w:p w:rsidR="00000000" w:rsidDel="00000000" w:rsidP="00000000" w:rsidRDefault="00000000" w:rsidRPr="00000000" w14:paraId="00000055">
      <w:pPr>
        <w:numPr>
          <w:ilvl w:val="0"/>
          <w:numId w:val="7"/>
        </w:numPr>
        <w:spacing w:after="0" w:afterAutospacing="0" w:before="40" w:lineRule="auto"/>
        <w:ind w:left="2160" w:hanging="360"/>
      </w:pPr>
      <w:r w:rsidDel="00000000" w:rsidR="00000000" w:rsidRPr="00000000">
        <w:rPr>
          <w:rtl w:val="0"/>
        </w:rPr>
        <w:t xml:space="preserve">Validation Report Status </w:t>
      </w:r>
    </w:p>
    <w:p w:rsidR="00000000" w:rsidDel="00000000" w:rsidP="00000000" w:rsidRDefault="00000000" w:rsidRPr="00000000" w14:paraId="00000056">
      <w:pPr>
        <w:numPr>
          <w:ilvl w:val="0"/>
          <w:numId w:val="7"/>
        </w:numPr>
        <w:spacing w:after="40" w:before="0" w:beforeAutospacing="0" w:lineRule="auto"/>
        <w:ind w:left="2160" w:hanging="360"/>
      </w:pPr>
      <w:r w:rsidDel="00000000" w:rsidR="00000000" w:rsidRPr="00000000">
        <w:rPr>
          <w:rtl w:val="0"/>
        </w:rPr>
        <w:t xml:space="preserve">Vivli Admin Name</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will display a Review button to navigate to the appropriate Validation report form</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5B">
      <w:pPr>
        <w:spacing w:after="40" w:before="40" w:lineRule="auto"/>
        <w:ind w:left="0" w:firstLine="0"/>
        <w:rPr/>
      </w:pPr>
      <w:r w:rsidDel="00000000" w:rsidR="00000000" w:rsidRPr="00000000">
        <w:rPr>
          <w:b w:val="1"/>
          <w:bCs w:val="1"/>
          <w:color w:val="2e75b6"/>
          <w:sz w:val="22"/>
          <w:szCs w:val="22"/>
          <w:rtl w:val="0"/>
        </w:rPr>
        <w:t xml:space="preserve">Validation Report View Display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system will show the Validation Report when the user clicks o</w:t>
      </w:r>
      <w:r w:rsidDel="00000000" w:rsidR="00000000" w:rsidRPr="00000000">
        <w:rPr>
          <w:rtl w:val="0"/>
        </w:rPr>
        <w:t xml:space="preserve">n the “review” button</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he system will </w:t>
      </w:r>
      <w:r w:rsidDel="00000000" w:rsidR="00000000" w:rsidRPr="00000000">
        <w:rPr>
          <w:rtl w:val="0"/>
        </w:rPr>
        <w:t xml:space="preserve">display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tl w:val="0"/>
        </w:rPr>
        <w:t xml:space="preserve">a copy of the current data request form on top</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afterAutospacing="0" w:before="40" w:line="240" w:lineRule="auto"/>
        <w:ind w:left="720" w:right="0" w:hanging="360"/>
        <w:jc w:val="left"/>
        <w:rPr>
          <w:u w:val="none"/>
        </w:rPr>
      </w:pPr>
      <w:r w:rsidDel="00000000" w:rsidR="00000000" w:rsidRPr="00000000">
        <w:rPr>
          <w:rtl w:val="0"/>
        </w:rPr>
        <w:t xml:space="preserve">The system will display the previous version of the data request form and the Validation report from the past attempts by the AI agent along with the suggested responses. This will be a read-only copy placed underneath the current data request form version</w:t>
      </w:r>
    </w:p>
    <w:p w:rsidR="00000000" w:rsidDel="00000000" w:rsidP="00000000" w:rsidRDefault="00000000" w:rsidRPr="00000000" w14:paraId="0000005F">
      <w:pPr>
        <w:numPr>
          <w:ilvl w:val="0"/>
          <w:numId w:val="7"/>
        </w:numPr>
        <w:spacing w:after="0" w:afterAutospacing="0" w:before="40" w:beforeAutospacing="0" w:lineRule="auto"/>
        <w:ind w:left="720" w:hanging="360"/>
        <w:rPr>
          <w:rFonts w:ascii="Arial" w:cs="Arial" w:eastAsia="Arial" w:hAnsi="Arial"/>
          <w:color w:val="000000"/>
          <w:sz w:val="22"/>
          <w:szCs w:val="22"/>
        </w:rPr>
      </w:pPr>
      <w:r w:rsidDel="00000000" w:rsidR="00000000" w:rsidRPr="00000000">
        <w:rPr>
          <w:rtl w:val="0"/>
        </w:rPr>
        <w:t xml:space="preserve">The system will display the Vivli ID, Attempt number, Submission Type and Validation Report status</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The system will show Field level Validation results with visual cues  (Green tick mark, Red X mark)</w:t>
      </w:r>
    </w:p>
    <w:p w:rsidR="00000000" w:rsidDel="00000000" w:rsidP="00000000" w:rsidRDefault="00000000" w:rsidRPr="00000000" w14:paraId="00000061">
      <w:pPr>
        <w:numPr>
          <w:ilvl w:val="0"/>
          <w:numId w:val="7"/>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The system will display a </w:t>
      </w:r>
      <w:r w:rsidDel="00000000" w:rsidR="00000000" w:rsidRPr="00000000">
        <w:rPr>
          <w:i w:val="1"/>
          <w:iCs w:val="1"/>
          <w:rtl w:val="0"/>
        </w:rPr>
        <w:t xml:space="preserve">Proposed Responses field </w:t>
      </w:r>
      <w:r w:rsidDel="00000000" w:rsidR="00000000" w:rsidRPr="00000000">
        <w:rPr>
          <w:rtl w:val="0"/>
        </w:rPr>
        <w:t xml:space="preserve">for every  field in the data request form. This field is editable by the Vivli Admins as needed</w:t>
      </w:r>
    </w:p>
    <w:p w:rsidR="00000000" w:rsidDel="00000000" w:rsidP="00000000" w:rsidRDefault="00000000" w:rsidRPr="00000000" w14:paraId="00000062">
      <w:pPr>
        <w:numPr>
          <w:ilvl w:val="1"/>
          <w:numId w:val="7"/>
        </w:numPr>
        <w:spacing w:after="0" w:afterAutospacing="0" w:before="0" w:beforeAutospacing="0" w:lineRule="auto"/>
        <w:rPr>
          <w:rFonts w:ascii="Arial" w:cs="Arial" w:eastAsia="Arial" w:hAnsi="Arial"/>
          <w:color w:val="000000"/>
          <w:sz w:val="22"/>
          <w:szCs w:val="22"/>
        </w:rPr>
      </w:pPr>
      <w:r w:rsidDel="00000000" w:rsidR="00000000" w:rsidRPr="00000000">
        <w:rPr>
          <w:rtl w:val="0"/>
        </w:rPr>
        <w:t xml:space="preserve">If the Validation check failed, the AI agent will </w:t>
      </w:r>
      <w:r w:rsidDel="00000000" w:rsidR="00000000" w:rsidRPr="00000000">
        <w:rPr>
          <w:rtl w:val="0"/>
        </w:rPr>
        <w:t xml:space="preserve">prefill with the Standard Responses from getguru</w:t>
      </w:r>
    </w:p>
    <w:p w:rsidR="00000000" w:rsidDel="00000000" w:rsidP="00000000" w:rsidRDefault="00000000" w:rsidRPr="00000000" w14:paraId="00000063">
      <w:pPr>
        <w:numPr>
          <w:ilvl w:val="1"/>
          <w:numId w:val="7"/>
        </w:numPr>
        <w:spacing w:after="240" w:before="0" w:beforeAutospacing="0" w:lineRule="auto"/>
        <w:rPr>
          <w:u w:val="none"/>
        </w:rPr>
      </w:pPr>
      <w:r w:rsidDel="00000000" w:rsidR="00000000" w:rsidRPr="00000000">
        <w:rPr>
          <w:rtl w:val="0"/>
        </w:rPr>
        <w:t xml:space="preserve">If the Validation check passed, then the AI agent will leave this field blank</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The system will provide a mechanism for Feedback at the Field level. This is an open text area editable by the Vivli Admin. This field will be used to collect feedbacks which can be used to train the AI agent in the future</w:t>
      </w:r>
    </w:p>
    <w:p w:rsidR="00000000" w:rsidDel="00000000" w:rsidP="00000000" w:rsidRDefault="00000000" w:rsidRPr="00000000" w14:paraId="00000065">
      <w:pPr>
        <w:numPr>
          <w:ilvl w:val="7"/>
          <w:numId w:val="7"/>
        </w:numPr>
        <w:spacing w:after="0" w:afterAutospacing="0" w:before="240" w:lineRule="auto"/>
        <w:rPr>
          <w:rFonts w:ascii="Arial" w:cs="Arial" w:eastAsia="Arial" w:hAnsi="Arial"/>
          <w:color w:val="000000"/>
          <w:sz w:val="22"/>
          <w:szCs w:val="22"/>
        </w:rPr>
      </w:pPr>
      <w:r w:rsidDel="00000000" w:rsidR="00000000" w:rsidRPr="00000000">
        <w:rPr>
          <w:rtl w:val="0"/>
        </w:rPr>
        <w:t xml:space="preserve">If a field has multiple validation checks, then the system will provide a Feedback field for every Validation check. </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The system will provide a drop down of Vivli Admin names</w:t>
      </w:r>
    </w:p>
    <w:p w:rsidR="00000000" w:rsidDel="00000000" w:rsidP="00000000" w:rsidRDefault="00000000" w:rsidRPr="00000000" w14:paraId="000000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40" w:line="240" w:lineRule="auto"/>
        <w:ind w:right="0"/>
        <w:jc w:val="left"/>
        <w:rPr>
          <w:highlight w:val="yellow"/>
        </w:rPr>
      </w:pPr>
      <w:r w:rsidDel="00000000" w:rsidR="00000000" w:rsidRPr="00000000">
        <w:rPr>
          <w:highlight w:val="yellow"/>
          <w:rtl w:val="0"/>
        </w:rPr>
        <w:t xml:space="preserve">Placeholder - Think about how to add Vivli Admin names to this tool???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The system will provide a button to close the human review and mark the Validation Report Status as Closed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at the Form level.</w:t>
      </w:r>
      <w:r w:rsidDel="00000000" w:rsidR="00000000" w:rsidRPr="00000000">
        <w:rPr>
          <w:rtl w:val="0"/>
        </w:rPr>
      </w:r>
    </w:p>
    <w:p w:rsidR="00000000" w:rsidDel="00000000" w:rsidP="00000000" w:rsidRDefault="00000000" w:rsidRPr="00000000" w14:paraId="00000069">
      <w:pPr>
        <w:numPr>
          <w:ilvl w:val="0"/>
          <w:numId w:val="7"/>
        </w:numPr>
        <w:spacing w:after="40" w:before="40" w:lineRule="auto"/>
        <w:ind w:left="720" w:hanging="360"/>
      </w:pPr>
      <w:r w:rsidDel="00000000" w:rsidR="00000000" w:rsidRPr="00000000">
        <w:rPr>
          <w:rtl w:val="0"/>
        </w:rPr>
        <w:t xml:space="preserve">The system will provide a button to the consolidated view of all the </w:t>
      </w:r>
      <w:r w:rsidDel="00000000" w:rsidR="00000000" w:rsidRPr="00000000">
        <w:rPr>
          <w:i w:val="1"/>
          <w:iCs w:val="1"/>
          <w:rtl w:val="0"/>
        </w:rPr>
        <w:t xml:space="preserve">Proposed Response</w:t>
      </w:r>
      <w:r w:rsidDel="00000000" w:rsidR="00000000" w:rsidRPr="00000000">
        <w:rPr>
          <w:rtl w:val="0"/>
        </w:rPr>
        <w:t xml:space="preserve"> messages to facilitate copy/paste. </w:t>
      </w:r>
    </w:p>
    <w:p w:rsidR="00000000" w:rsidDel="00000000" w:rsidP="00000000" w:rsidRDefault="00000000" w:rsidRPr="00000000" w14:paraId="0000006A">
      <w:pPr>
        <w:numPr>
          <w:ilvl w:val="0"/>
          <w:numId w:val="7"/>
        </w:numPr>
        <w:spacing w:after="40" w:before="40" w:lineRule="auto"/>
        <w:ind w:left="720" w:hanging="360"/>
        <w:rPr>
          <w:highlight w:val="yellow"/>
        </w:rPr>
      </w:pPr>
      <w:r w:rsidDel="00000000" w:rsidR="00000000" w:rsidRPr="00000000">
        <w:rPr>
          <w:highlight w:val="yellow"/>
          <w:rtl w:val="0"/>
        </w:rPr>
        <w:t xml:space="preserve">The system will have the ability to invoke the AI Agent Review for an Exception Submission. (Placeholder)???</w:t>
      </w:r>
    </w:p>
    <w:p w:rsidR="00000000" w:rsidDel="00000000" w:rsidP="00000000" w:rsidRDefault="00000000" w:rsidRPr="00000000" w14:paraId="0000006B">
      <w:pPr>
        <w:numPr>
          <w:ilvl w:val="0"/>
          <w:numId w:val="7"/>
        </w:numPr>
        <w:spacing w:after="40" w:before="40" w:lineRule="auto"/>
        <w:ind w:left="720" w:hanging="360"/>
        <w:rPr>
          <w:highlight w:val="yellow"/>
        </w:rPr>
      </w:pPr>
      <w:r w:rsidDel="00000000" w:rsidR="00000000" w:rsidRPr="00000000">
        <w:rPr>
          <w:highlight w:val="yellow"/>
          <w:rtl w:val="0"/>
        </w:rPr>
        <w:t xml:space="preserve">For </w:t>
      </w:r>
      <w:r w:rsidDel="00000000" w:rsidR="00000000" w:rsidRPr="00000000">
        <w:rPr>
          <w:highlight w:val="yellow"/>
          <w:rtl w:val="0"/>
        </w:rPr>
        <w:t xml:space="preserve">exception</w:t>
      </w:r>
      <w:r w:rsidDel="00000000" w:rsidR="00000000" w:rsidRPr="00000000">
        <w:rPr>
          <w:highlight w:val="yellow"/>
          <w:rtl w:val="0"/>
        </w:rPr>
        <w:t xml:space="preserve"> forms, the system will allow Vivli Admins to mark a form as not exception and allow the form to go through routine process </w:t>
      </w:r>
      <w:r w:rsidDel="00000000" w:rsidR="00000000" w:rsidRPr="00000000">
        <w:rPr>
          <w:highlight w:val="yellow"/>
          <w:rtl w:val="0"/>
        </w:rPr>
        <w:t xml:space="preserve">(Placeholder)???</w:t>
      </w:r>
      <w:r w:rsidDel="00000000" w:rsidR="00000000" w:rsidRPr="00000000">
        <w:rPr>
          <w:rtl w:val="0"/>
        </w:rPr>
      </w:r>
    </w:p>
    <w:p w:rsidR="00000000" w:rsidDel="00000000" w:rsidP="00000000" w:rsidRDefault="00000000" w:rsidRPr="00000000" w14:paraId="0000006C">
      <w:pPr>
        <w:numPr>
          <w:ilvl w:val="0"/>
          <w:numId w:val="7"/>
        </w:numPr>
        <w:spacing w:after="40" w:before="40" w:lineRule="auto"/>
        <w:ind w:left="720" w:hanging="360"/>
        <w:rPr>
          <w:highlight w:val="yellow"/>
        </w:rPr>
      </w:pPr>
      <w:r w:rsidDel="00000000" w:rsidR="00000000" w:rsidRPr="00000000">
        <w:rPr>
          <w:highlight w:val="yellow"/>
          <w:rtl w:val="0"/>
        </w:rPr>
        <w:t xml:space="preserve">For escalation forms, the system will allow Vivli Admins to note the system can do the routine process for the next round (Placeholder)???</w:t>
      </w:r>
    </w:p>
    <w:p w:rsidR="00000000" w:rsidDel="00000000" w:rsidP="00000000" w:rsidRDefault="00000000" w:rsidRPr="00000000" w14:paraId="0000006D">
      <w:pPr>
        <w:spacing w:after="40" w:before="40" w:lineRule="auto"/>
        <w:ind w:left="720" w:firstLine="0"/>
        <w:rPr/>
      </w:pPr>
      <w:r w:rsidDel="00000000" w:rsidR="00000000" w:rsidRPr="00000000">
        <w:rPr>
          <w:rtl w:val="0"/>
        </w:rPr>
      </w:r>
    </w:p>
    <w:p w:rsidR="00000000" w:rsidDel="00000000" w:rsidP="00000000" w:rsidRDefault="00000000" w:rsidRPr="00000000" w14:paraId="0000006E">
      <w:pPr>
        <w:spacing w:after="80" w:before="220" w:lineRule="auto"/>
        <w:rPr/>
      </w:pPr>
      <w:r w:rsidDel="00000000" w:rsidR="00000000" w:rsidRPr="00000000">
        <w:rPr>
          <w:b w:val="1"/>
          <w:bCs w:val="1"/>
          <w:color w:val="2e75b6"/>
          <w:sz w:val="22"/>
          <w:szCs w:val="22"/>
          <w:rtl w:val="0"/>
        </w:rPr>
        <w:t xml:space="preserve">Roles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key roles are the Data Requester submitting a new/updated Data Request Form 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the Vivli Admi</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nistrator approving/reviewing the Form, post the Agent's Review.</w:t>
      </w:r>
    </w:p>
    <w:p w:rsidR="00000000" w:rsidDel="00000000" w:rsidP="00000000" w:rsidRDefault="00000000" w:rsidRPr="00000000" w14:paraId="00000070">
      <w:pPr>
        <w:spacing w:after="80" w:before="220" w:lineRule="auto"/>
        <w:rPr/>
      </w:pPr>
      <w:r w:rsidDel="00000000" w:rsidR="00000000" w:rsidRPr="00000000">
        <w:rPr>
          <w:b w:val="1"/>
          <w:bCs w:val="1"/>
          <w:color w:val="2e75b6"/>
          <w:sz w:val="22"/>
          <w:szCs w:val="22"/>
          <w:rtl w:val="0"/>
        </w:rPr>
        <w:t xml:space="preserve">State Management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system will read the data request form via the </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ata </w:t>
      </w:r>
      <w:r w:rsidDel="00000000" w:rsidR="00000000" w:rsidRPr="00000000">
        <w:rPr>
          <w:rtl w:val="0"/>
        </w:rPr>
        <w:t xml:space="preserve">Request API</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can reset a Data Request from the ‘Vivli Form Check’ Stage to ‘Draft’ (before human review), via the Data Request API, when a Form fails a validation and is sent back to the Researcher.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system will also use a new database schema to persist the </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Validation Reports and track </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tl w:val="0"/>
        </w:rPr>
        <w:t xml:space="preserve">Validation Tool 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The system will also query the getGuru API/data dump to access the Standard Response.</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The Agent will not make any changes to the data request form on the platform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b w:val="1"/>
          <w:bCs w:val="1"/>
          <w:color w:val="2e75b6"/>
          <w:sz w:val="22"/>
          <w:szCs w:val="22"/>
        </w:rPr>
      </w:pPr>
      <w:r w:rsidDel="00000000" w:rsidR="00000000" w:rsidRPr="00000000">
        <w:rPr>
          <w:b w:val="1"/>
          <w:bCs w:val="1"/>
          <w:color w:val="2e75b6"/>
          <w:sz w:val="22"/>
          <w:szCs w:val="22"/>
          <w:rtl w:val="0"/>
        </w:rPr>
        <w:t xml:space="preserve">Notifications</w:t>
      </w:r>
    </w:p>
    <w:p w:rsidR="00000000" w:rsidDel="00000000" w:rsidP="00000000" w:rsidRDefault="00000000" w:rsidRPr="00000000" w14:paraId="00000077">
      <w:pPr>
        <w:spacing w:after="40" w:before="40" w:lineRule="auto"/>
        <w:ind w:left="0" w:firstLine="0"/>
        <w:rPr/>
      </w:pPr>
      <w:r w:rsidDel="00000000" w:rsidR="00000000" w:rsidRPr="00000000">
        <w:rPr>
          <w:rtl w:val="0"/>
        </w:rPr>
        <w:t xml:space="preserve">To the Admin team:</w:t>
      </w:r>
    </w:p>
    <w:p w:rsidR="00000000" w:rsidDel="00000000" w:rsidP="00000000" w:rsidRDefault="00000000" w:rsidRPr="00000000" w14:paraId="00000078">
      <w:pPr>
        <w:numPr>
          <w:ilvl w:val="0"/>
          <w:numId w:val="7"/>
        </w:numPr>
        <w:spacing w:after="40" w:before="40" w:lineRule="auto"/>
        <w:ind w:left="720" w:hanging="360"/>
        <w:rPr>
          <w:u w:val="none"/>
        </w:rPr>
      </w:pPr>
      <w:r w:rsidDel="00000000" w:rsidR="00000000" w:rsidRPr="00000000">
        <w:rPr>
          <w:rtl w:val="0"/>
        </w:rPr>
        <w:t xml:space="preserve">The system will send a notification to </w:t>
      </w:r>
      <w:hyperlink r:id="rId10">
        <w:r w:rsidDel="00000000" w:rsidR="00000000" w:rsidRPr="00000000">
          <w:rPr>
            <w:color w:val="1155cc"/>
            <w:u w:val="single"/>
            <w:rtl w:val="0"/>
          </w:rPr>
          <w:t xml:space="preserve">Support@vivli.org</w:t>
        </w:r>
      </w:hyperlink>
      <w:r w:rsidDel="00000000" w:rsidR="00000000" w:rsidRPr="00000000">
        <w:rPr>
          <w:rtl w:val="0"/>
        </w:rPr>
        <w:t xml:space="preserve"> when a Data Request is ready for Human Review</w:t>
      </w:r>
    </w:p>
    <w:p w:rsidR="00000000" w:rsidDel="00000000" w:rsidP="00000000" w:rsidRDefault="00000000" w:rsidRPr="00000000" w14:paraId="00000079">
      <w:pPr>
        <w:numPr>
          <w:ilvl w:val="0"/>
          <w:numId w:val="7"/>
        </w:numPr>
        <w:spacing w:after="40" w:before="40" w:lineRule="auto"/>
        <w:ind w:left="720" w:hanging="360"/>
        <w:rPr>
          <w:u w:val="none"/>
        </w:rPr>
      </w:pPr>
      <w:r w:rsidDel="00000000" w:rsidR="00000000" w:rsidRPr="00000000">
        <w:rPr>
          <w:rtl w:val="0"/>
        </w:rPr>
        <w:t xml:space="preserve">The notification will include a link to view the Validation Report Dashboard for the specific Form.</w:t>
      </w:r>
    </w:p>
    <w:p w:rsidR="00000000" w:rsidDel="00000000" w:rsidP="00000000" w:rsidRDefault="00000000" w:rsidRPr="00000000" w14:paraId="0000007A">
      <w:pPr>
        <w:numPr>
          <w:ilvl w:val="0"/>
          <w:numId w:val="7"/>
        </w:numPr>
        <w:spacing w:after="40" w:before="40" w:lineRule="auto"/>
        <w:ind w:left="720" w:hanging="360"/>
        <w:rPr>
          <w:u w:val="none"/>
        </w:rPr>
      </w:pPr>
      <w:r w:rsidDel="00000000" w:rsidR="00000000" w:rsidRPr="00000000">
        <w:rPr>
          <w:rtl w:val="0"/>
        </w:rPr>
        <w:t xml:space="preserve">The notification will use Templates specific to the type of Submission</w:t>
      </w:r>
    </w:p>
    <w:p w:rsidR="00000000" w:rsidDel="00000000" w:rsidP="00000000" w:rsidRDefault="00000000" w:rsidRPr="00000000" w14:paraId="0000007B">
      <w:pPr>
        <w:numPr>
          <w:ilvl w:val="0"/>
          <w:numId w:val="7"/>
        </w:numPr>
        <w:spacing w:after="40" w:before="40" w:lineRule="auto"/>
        <w:ind w:left="720" w:hanging="360"/>
        <w:rPr>
          <w:u w:val="none"/>
        </w:rPr>
      </w:pPr>
      <w:r w:rsidDel="00000000" w:rsidR="00000000" w:rsidRPr="00000000">
        <w:rPr>
          <w:rtl w:val="0"/>
        </w:rPr>
        <w:t xml:space="preserve">Here are the </w:t>
      </w:r>
      <w:sdt>
        <w:sdtPr>
          <w:id w:val="-1937738898"/>
          <w:tag w:val="goog_rdk_6"/>
        </w:sdtPr>
        <w:sdtContent>
          <w:commentRangeStart w:id="0"/>
        </w:sdtContent>
      </w:sdt>
      <w:r w:rsidDel="00000000" w:rsidR="00000000" w:rsidRPr="00000000">
        <w:rPr>
          <w:rtl w:val="0"/>
        </w:rPr>
        <w:t xml:space="preserve">templates</w:t>
      </w:r>
      <w:commentRangeEnd w:id="0"/>
      <w:r w:rsidDel="00000000" w:rsidR="00000000" w:rsidRPr="00000000">
        <w:commentReference w:id="0"/>
      </w:r>
      <w:r w:rsidDel="00000000" w:rsidR="00000000" w:rsidRPr="00000000">
        <w:rPr>
          <w:rtl w:val="0"/>
        </w:rPr>
        <w:t xml:space="preserve"> </w:t>
      </w:r>
      <w:r w:rsidDel="00000000" w:rsidR="00000000" w:rsidRPr="00000000">
        <w:rPr>
          <w:rtl w:val="0"/>
        </w:rPr>
        <w:t xml:space="preserve">specific to the type of Submission</w:t>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80" w:before="220" w:lineRule="auto"/>
        <w:rPr/>
      </w:pPr>
      <w:sdt>
        <w:sdtPr>
          <w:id w:val="-1093564277"/>
          <w:tag w:val="goog_rdk_7"/>
        </w:sdtPr>
        <w:sdtContent>
          <w:commentRangeStart w:id="1"/>
        </w:sdtContent>
      </w:sdt>
      <w:r w:rsidDel="00000000" w:rsidR="00000000" w:rsidRPr="00000000">
        <w:rPr>
          <w:b w:val="1"/>
          <w:bCs w:val="1"/>
          <w:color w:val="2e75b6"/>
          <w:sz w:val="22"/>
          <w:szCs w:val="22"/>
          <w:rtl w:val="0"/>
        </w:rPr>
        <w:t xml:space="preserve">Entry point for Automated AI review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E">
      <w:pPr>
        <w:numPr>
          <w:ilvl w:val="0"/>
          <w:numId w:val="4"/>
        </w:numPr>
        <w:spacing w:after="0" w:afterAutospacing="0" w:before="220" w:lineRule="auto"/>
        <w:ind w:left="720" w:hanging="360"/>
        <w:rPr>
          <w:u w:val="none"/>
        </w:rPr>
      </w:pPr>
      <w:r w:rsidDel="00000000" w:rsidR="00000000" w:rsidRPr="00000000">
        <w:rPr>
          <w:rtl w:val="0"/>
        </w:rPr>
        <w:t xml:space="preserve">The AI Agent will be notified of all Data request related changes via the platform notifications. </w:t>
      </w:r>
    </w:p>
    <w:p w:rsidR="00000000" w:rsidDel="00000000" w:rsidP="00000000" w:rsidRDefault="00000000" w:rsidRPr="00000000" w14:paraId="0000007F">
      <w:pPr>
        <w:numPr>
          <w:ilvl w:val="0"/>
          <w:numId w:val="4"/>
        </w:numPr>
        <w:spacing w:after="0" w:afterAutospacing="0" w:before="0" w:beforeAutospacing="0" w:lineRule="auto"/>
        <w:ind w:left="720" w:hanging="360"/>
        <w:rPr>
          <w:u w:val="none"/>
        </w:rPr>
      </w:pPr>
      <w:r w:rsidDel="00000000" w:rsidR="00000000" w:rsidRPr="00000000">
        <w:rPr>
          <w:rtl w:val="0"/>
        </w:rPr>
        <w:t xml:space="preserve">For the Form check Validation, the AI Agent will pursue only those notifications that says </w:t>
      </w:r>
      <w:r w:rsidDel="00000000" w:rsidR="00000000" w:rsidRPr="00000000">
        <w:rPr>
          <w:highlight w:val="yellow"/>
          <w:rtl w:val="0"/>
        </w:rPr>
        <w:t xml:space="preserve">“request is submission and ready for Form check”</w:t>
      </w:r>
    </w:p>
    <w:p w:rsidR="00000000" w:rsidDel="00000000" w:rsidP="00000000" w:rsidRDefault="00000000" w:rsidRPr="00000000" w14:paraId="00000080">
      <w:pPr>
        <w:numPr>
          <w:ilvl w:val="0"/>
          <w:numId w:val="4"/>
        </w:numPr>
        <w:spacing w:after="0" w:afterAutospacing="0" w:before="0" w:beforeAutospacing="0" w:lineRule="auto"/>
        <w:ind w:left="720" w:hanging="360"/>
        <w:rPr>
          <w:highlight w:val="yellow"/>
          <w:u w:val="none"/>
        </w:rPr>
      </w:pPr>
      <w:r w:rsidDel="00000000" w:rsidR="00000000" w:rsidRPr="00000000">
        <w:rPr>
          <w:highlight w:val="yellow"/>
          <w:rtl w:val="0"/>
        </w:rPr>
        <w:t xml:space="preserve">The AI agent will do  the Validation checks and route it appropriately</w:t>
      </w:r>
    </w:p>
    <w:p w:rsidR="00000000" w:rsidDel="00000000" w:rsidP="00000000" w:rsidRDefault="00000000" w:rsidRPr="00000000" w14:paraId="00000081">
      <w:pPr>
        <w:numPr>
          <w:ilvl w:val="0"/>
          <w:numId w:val="4"/>
        </w:numPr>
        <w:spacing w:after="0" w:afterAutospacing="0" w:before="0" w:beforeAutospacing="0" w:lineRule="auto"/>
        <w:ind w:left="720" w:hanging="360"/>
        <w:rPr>
          <w:u w:val="none"/>
        </w:rPr>
      </w:pPr>
      <w:r w:rsidDel="00000000" w:rsidR="00000000" w:rsidRPr="00000000">
        <w:rPr>
          <w:rtl w:val="0"/>
        </w:rPr>
        <w:t xml:space="preserve">Further, if the </w:t>
      </w:r>
      <w:r w:rsidDel="00000000" w:rsidR="00000000" w:rsidRPr="00000000">
        <w:rPr>
          <w:i w:val="1"/>
          <w:iCs w:val="1"/>
          <w:rtl w:val="0"/>
        </w:rPr>
        <w:t xml:space="preserve">Validation Report Status </w:t>
      </w:r>
      <w:r w:rsidDel="00000000" w:rsidR="00000000" w:rsidRPr="00000000">
        <w:rPr>
          <w:rtl w:val="0"/>
        </w:rPr>
        <w:t xml:space="preserve">of this Form is ‘Closed’, the AI Agent should be skipped as it has already gone through the AI and Human Review </w:t>
      </w:r>
      <w:r w:rsidDel="00000000" w:rsidR="00000000" w:rsidRPr="00000000">
        <w:rPr>
          <w:highlight w:val="yellow"/>
          <w:rtl w:val="0"/>
        </w:rPr>
        <w:t xml:space="preserve">unless it is explicitly noted by the Vivli Admin</w:t>
      </w:r>
    </w:p>
    <w:p w:rsidR="00000000" w:rsidDel="00000000" w:rsidP="00000000" w:rsidRDefault="00000000" w:rsidRPr="00000000" w14:paraId="00000082">
      <w:pPr>
        <w:numPr>
          <w:ilvl w:val="1"/>
          <w:numId w:val="4"/>
        </w:numPr>
        <w:spacing w:after="0" w:afterAutospacing="0" w:before="0" w:beforeAutospacing="0" w:lineRule="auto"/>
        <w:ind w:left="1440" w:hanging="360"/>
        <w:rPr>
          <w:highlight w:val="yellow"/>
          <w:u w:val="none"/>
        </w:rPr>
      </w:pPr>
      <w:r w:rsidDel="00000000" w:rsidR="00000000" w:rsidRPr="00000000">
        <w:rPr>
          <w:highlight w:val="yellow"/>
          <w:rtl w:val="0"/>
        </w:rPr>
        <w:t xml:space="preserve">The system will send a</w:t>
      </w:r>
      <w:sdt>
        <w:sdtPr>
          <w:id w:val="1869987459"/>
          <w:tag w:val="goog_rdk_8"/>
        </w:sdtPr>
        <w:sdtContent>
          <w:commentRangeStart w:id="2"/>
        </w:sdtContent>
      </w:sdt>
      <w:r w:rsidDel="00000000" w:rsidR="00000000" w:rsidRPr="00000000">
        <w:rPr>
          <w:highlight w:val="yellow"/>
          <w:rtl w:val="0"/>
        </w:rPr>
        <w:t xml:space="preserve"> notification</w:t>
      </w:r>
      <w:commentRangeEnd w:id="2"/>
      <w:r w:rsidDel="00000000" w:rsidR="00000000" w:rsidRPr="00000000">
        <w:commentReference w:id="2"/>
      </w:r>
      <w:r w:rsidDel="00000000" w:rsidR="00000000" w:rsidRPr="00000000">
        <w:rPr>
          <w:highlight w:val="yellow"/>
          <w:rtl w:val="0"/>
        </w:rPr>
        <w:t xml:space="preserve"> to </w:t>
      </w:r>
      <w:hyperlink r:id="rId11">
        <w:r w:rsidDel="00000000" w:rsidR="00000000" w:rsidRPr="00000000">
          <w:rPr>
            <w:color w:val="1155cc"/>
            <w:u w:val="single"/>
            <w:rtl w:val="0"/>
          </w:rPr>
          <w:t xml:space="preserve">Support@vivli.org</w:t>
        </w:r>
      </w:hyperlink>
      <w:r w:rsidDel="00000000" w:rsidR="00000000" w:rsidRPr="00000000">
        <w:rPr>
          <w:color w:val="000000"/>
          <w:rtl w:val="0"/>
        </w:rPr>
        <w:t xml:space="preserve">, noting that AI agent skipped the review as it was already closed by human reviewer in the last round</w:t>
      </w:r>
    </w:p>
    <w:p w:rsidR="00000000" w:rsidDel="00000000" w:rsidP="00000000" w:rsidRDefault="00000000" w:rsidRPr="00000000" w14:paraId="00000083">
      <w:pPr>
        <w:numPr>
          <w:ilvl w:val="1"/>
          <w:numId w:val="4"/>
        </w:numPr>
        <w:spacing w:after="0" w:afterAutospacing="0" w:before="0" w:beforeAutospacing="0" w:lineRule="auto"/>
        <w:ind w:left="1440" w:hanging="360"/>
        <w:rPr>
          <w:color w:val="000000"/>
          <w:u w:val="none"/>
        </w:rPr>
      </w:pPr>
      <w:r w:rsidDel="00000000" w:rsidR="00000000" w:rsidRPr="00000000">
        <w:rPr>
          <w:rFonts w:ascii="Roboto" w:cs="Roboto" w:eastAsia="Roboto" w:hAnsi="Roboto"/>
          <w:color w:val="444746"/>
          <w:sz w:val="21"/>
          <w:szCs w:val="21"/>
          <w:rtl w:val="0"/>
        </w:rPr>
        <w:t xml:space="preserve">The system will not create a new form or a Validation report for the skipped reviews</w:t>
      </w:r>
      <w:r w:rsidDel="00000000" w:rsidR="00000000" w:rsidRPr="00000000">
        <w:rPr>
          <w:rtl w:val="0"/>
        </w:rPr>
      </w:r>
    </w:p>
    <w:p w:rsidR="00000000" w:rsidDel="00000000" w:rsidP="00000000" w:rsidRDefault="00000000" w:rsidRPr="00000000" w14:paraId="00000084">
      <w:pPr>
        <w:numPr>
          <w:ilvl w:val="0"/>
          <w:numId w:val="4"/>
        </w:numPr>
        <w:spacing w:after="80" w:before="0" w:beforeAutospacing="0" w:lineRule="auto"/>
        <w:ind w:left="720" w:hanging="360"/>
        <w:rPr>
          <w:u w:val="none"/>
        </w:rPr>
      </w:pPr>
      <w:r w:rsidDel="00000000" w:rsidR="00000000" w:rsidRPr="00000000">
        <w:rPr>
          <w:rtl w:val="0"/>
        </w:rPr>
        <w:t xml:space="preserve">I</w:t>
      </w:r>
      <w:r w:rsidDel="00000000" w:rsidR="00000000" w:rsidRPr="00000000">
        <w:rPr>
          <w:rtl w:val="0"/>
        </w:rPr>
        <w:t xml:space="preserve">f the Data Requester escalates the form for human review during the Data Request Submission, the AI Agent will route this form for human review. The system will track this Form as an Escalation Request type and invoke the Validation pipeline with proposed reponses.  </w:t>
      </w:r>
      <w:r w:rsidDel="00000000" w:rsidR="00000000" w:rsidRPr="00000000">
        <w:rPr>
          <w:rtl w:val="0"/>
        </w:rPr>
      </w:r>
    </w:p>
    <w:p w:rsidR="00000000" w:rsidDel="00000000" w:rsidP="00000000" w:rsidRDefault="00000000" w:rsidRPr="00000000" w14:paraId="00000085">
      <w:pPr>
        <w:spacing w:after="80" w:before="220" w:lineRule="auto"/>
        <w:rPr>
          <w:b w:val="1"/>
          <w:bCs w:val="1"/>
          <w:color w:val="2e75b6"/>
          <w:sz w:val="22"/>
          <w:szCs w:val="22"/>
        </w:rPr>
      </w:pPr>
      <w:sdt>
        <w:sdtPr>
          <w:id w:val="357821902"/>
          <w:tag w:val="goog_rdk_9"/>
        </w:sdtPr>
        <w:sdtContent>
          <w:commentRangeStart w:id="3"/>
        </w:sdtContent>
      </w:sdt>
      <w:r w:rsidDel="00000000" w:rsidR="00000000" w:rsidRPr="00000000">
        <w:rPr>
          <w:b w:val="1"/>
          <w:bCs w:val="1"/>
          <w:color w:val="2e75b6"/>
          <w:sz w:val="22"/>
          <w:szCs w:val="22"/>
          <w:rtl w:val="0"/>
        </w:rPr>
        <w:t xml:space="preserve">Exit points for Automated AI review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6">
      <w:pPr>
        <w:spacing w:after="80" w:before="220" w:lineRule="auto"/>
        <w:ind w:firstLine="720"/>
        <w:rPr>
          <w:b w:val="1"/>
          <w:bCs w:val="1"/>
          <w:color w:val="2e75b6"/>
          <w:sz w:val="22"/>
          <w:szCs w:val="22"/>
        </w:rPr>
      </w:pPr>
      <w:r w:rsidDel="00000000" w:rsidR="00000000" w:rsidRPr="00000000">
        <w:rPr>
          <w:b w:val="1"/>
          <w:bCs w:val="1"/>
          <w:color w:val="2e75b6"/>
          <w:sz w:val="22"/>
          <w:szCs w:val="22"/>
          <w:rtl w:val="0"/>
        </w:rPr>
        <w:t xml:space="preserve">Routing back to Researcher</w:t>
      </w:r>
    </w:p>
    <w:p w:rsidR="00000000" w:rsidDel="00000000" w:rsidP="00000000" w:rsidRDefault="00000000" w:rsidRPr="00000000" w14:paraId="00000087">
      <w:pPr>
        <w:numPr>
          <w:ilvl w:val="0"/>
          <w:numId w:val="2"/>
        </w:numPr>
        <w:spacing w:after="0" w:afterAutospacing="0" w:before="220" w:lineRule="auto"/>
        <w:ind w:left="1440" w:hanging="360"/>
        <w:rPr>
          <w:color w:val="000000"/>
        </w:rPr>
      </w:pPr>
      <w:r w:rsidDel="00000000" w:rsidR="00000000" w:rsidRPr="00000000">
        <w:rPr>
          <w:color w:val="000000"/>
          <w:rtl w:val="0"/>
        </w:rPr>
        <w:t xml:space="preserve">This is part of the Routine flow. </w:t>
      </w:r>
    </w:p>
    <w:p w:rsidR="00000000" w:rsidDel="00000000" w:rsidP="00000000" w:rsidRDefault="00000000" w:rsidRPr="00000000" w14:paraId="00000088">
      <w:pPr>
        <w:numPr>
          <w:ilvl w:val="0"/>
          <w:numId w:val="2"/>
        </w:numPr>
        <w:spacing w:after="0" w:afterAutospacing="0" w:before="0" w:beforeAutospacing="0" w:lineRule="auto"/>
        <w:ind w:left="1440" w:hanging="360"/>
        <w:rPr>
          <w:color w:val="000000"/>
        </w:rPr>
      </w:pPr>
      <w:r w:rsidDel="00000000" w:rsidR="00000000" w:rsidRPr="00000000">
        <w:rPr>
          <w:color w:val="000000"/>
          <w:rtl w:val="0"/>
        </w:rPr>
        <w:t xml:space="preserve">If the Data Requester has Submitted the data request form either the first time or a 2nd time, AI agent will do the Validation check. </w:t>
      </w:r>
    </w:p>
    <w:p w:rsidR="00000000" w:rsidDel="00000000" w:rsidP="00000000" w:rsidRDefault="00000000" w:rsidRPr="00000000" w14:paraId="00000089">
      <w:pPr>
        <w:numPr>
          <w:ilvl w:val="0"/>
          <w:numId w:val="2"/>
        </w:numPr>
        <w:spacing w:after="0" w:afterAutospacing="0" w:before="0" w:beforeAutospacing="0" w:lineRule="auto"/>
        <w:ind w:left="1440" w:hanging="360"/>
        <w:rPr>
          <w:color w:val="000000"/>
        </w:rPr>
      </w:pPr>
      <w:r w:rsidDel="00000000" w:rsidR="00000000" w:rsidRPr="00000000">
        <w:rPr>
          <w:color w:val="000000"/>
          <w:rtl w:val="0"/>
        </w:rPr>
        <w:t xml:space="preserve">if any validation errors are flagged, the system will compile the list of Standard Responses and format them as per the getGuru Templates</w:t>
      </w:r>
    </w:p>
    <w:p w:rsidR="00000000" w:rsidDel="00000000" w:rsidP="00000000" w:rsidRDefault="00000000" w:rsidRPr="00000000" w14:paraId="0000008A">
      <w:pPr>
        <w:numPr>
          <w:ilvl w:val="0"/>
          <w:numId w:val="2"/>
        </w:numPr>
        <w:spacing w:after="80" w:before="0" w:beforeAutospacing="0" w:lineRule="auto"/>
        <w:ind w:left="1440" w:hanging="360"/>
        <w:rPr>
          <w:color w:val="000000"/>
        </w:rPr>
      </w:pPr>
      <w:r w:rsidDel="00000000" w:rsidR="00000000" w:rsidRPr="00000000">
        <w:rPr>
          <w:color w:val="000000"/>
          <w:rtl w:val="0"/>
        </w:rPr>
        <w:t xml:space="preserve">The AI agent will reset the data request back to ‘Draft’ stge via the Data Requests API and send the formatted standard response to the Researcher, via the Open chat API.</w:t>
      </w:r>
    </w:p>
    <w:p w:rsidR="00000000" w:rsidDel="00000000" w:rsidP="00000000" w:rsidRDefault="00000000" w:rsidRPr="00000000" w14:paraId="0000008B">
      <w:pPr>
        <w:spacing w:after="80" w:before="220" w:lineRule="auto"/>
        <w:ind w:firstLine="720"/>
        <w:rPr>
          <w:b w:val="1"/>
          <w:bCs w:val="1"/>
          <w:color w:val="2e75b6"/>
          <w:sz w:val="22"/>
          <w:szCs w:val="22"/>
        </w:rPr>
      </w:pPr>
      <w:r w:rsidDel="00000000" w:rsidR="00000000" w:rsidRPr="00000000">
        <w:rPr>
          <w:b w:val="1"/>
          <w:bCs w:val="1"/>
          <w:color w:val="2e75b6"/>
          <w:sz w:val="22"/>
          <w:szCs w:val="22"/>
          <w:rtl w:val="0"/>
        </w:rPr>
        <w:t xml:space="preserve">Routing to Human Review</w:t>
      </w:r>
    </w:p>
    <w:p w:rsidR="00000000" w:rsidDel="00000000" w:rsidP="00000000" w:rsidRDefault="00000000" w:rsidRPr="00000000" w14:paraId="0000008C">
      <w:pPr>
        <w:numPr>
          <w:ilvl w:val="0"/>
          <w:numId w:val="5"/>
        </w:numPr>
        <w:spacing w:after="0" w:afterAutospacing="0" w:before="220" w:lineRule="auto"/>
        <w:ind w:left="1440" w:hanging="360"/>
        <w:rPr>
          <w:color w:val="000000"/>
          <w:highlight w:val="yellow"/>
        </w:rPr>
      </w:pPr>
      <w:r w:rsidDel="00000000" w:rsidR="00000000" w:rsidRPr="00000000">
        <w:rPr>
          <w:color w:val="000000"/>
          <w:highlight w:val="yellow"/>
          <w:rtl w:val="0"/>
        </w:rPr>
        <w:t xml:space="preserve">As part of the Routine flow (after all Validations pass or the max 3 attempts are reached), the system uses a specific getGuru Template and sends a notification to </w:t>
      </w:r>
      <w:hyperlink r:id="rId12">
        <w:r w:rsidDel="00000000" w:rsidR="00000000" w:rsidRPr="00000000">
          <w:rPr>
            <w:color w:val="1155cc"/>
            <w:highlight w:val="yellow"/>
            <w:u w:val="single"/>
            <w:rtl w:val="0"/>
          </w:rPr>
          <w:t xml:space="preserve">Support@vivli.org</w:t>
        </w:r>
      </w:hyperlink>
      <w:r w:rsidDel="00000000" w:rsidR="00000000" w:rsidRPr="00000000">
        <w:rPr>
          <w:color w:val="000000"/>
          <w:highlight w:val="yellow"/>
          <w:rtl w:val="0"/>
        </w:rPr>
        <w:t xml:space="preserve">, with a link to view the Validation Report.</w:t>
      </w:r>
    </w:p>
    <w:p w:rsidR="00000000" w:rsidDel="00000000" w:rsidP="00000000" w:rsidRDefault="00000000" w:rsidRPr="00000000" w14:paraId="0000008D">
      <w:pPr>
        <w:numPr>
          <w:ilvl w:val="0"/>
          <w:numId w:val="5"/>
        </w:numPr>
        <w:spacing w:after="0" w:afterAutospacing="0" w:before="0" w:beforeAutospacing="0" w:lineRule="auto"/>
        <w:ind w:left="1440" w:hanging="360"/>
        <w:rPr>
          <w:color w:val="000000"/>
          <w:highlight w:val="yellow"/>
        </w:rPr>
      </w:pPr>
      <w:r w:rsidDel="00000000" w:rsidR="00000000" w:rsidRPr="00000000">
        <w:rPr>
          <w:color w:val="000000"/>
          <w:highlight w:val="yellow"/>
          <w:rtl w:val="0"/>
        </w:rPr>
        <w:t xml:space="preserve">As part of the Exception flow, the system uses a specific getGuru Template and sends a notification to </w:t>
      </w:r>
      <w:hyperlink r:id="rId13">
        <w:r w:rsidDel="00000000" w:rsidR="00000000" w:rsidRPr="00000000">
          <w:rPr>
            <w:color w:val="1155cc"/>
            <w:highlight w:val="yellow"/>
            <w:u w:val="single"/>
            <w:rtl w:val="0"/>
          </w:rPr>
          <w:t xml:space="preserve">Support@vivli.org</w:t>
        </w:r>
      </w:hyperlink>
      <w:r w:rsidDel="00000000" w:rsidR="00000000" w:rsidRPr="00000000">
        <w:rPr>
          <w:color w:val="000000"/>
          <w:highlight w:val="yellow"/>
          <w:rtl w:val="0"/>
        </w:rPr>
        <w:t xml:space="preserve">, with a link to view the Validation Report.</w:t>
      </w:r>
    </w:p>
    <w:p w:rsidR="00000000" w:rsidDel="00000000" w:rsidP="00000000" w:rsidRDefault="00000000" w:rsidRPr="00000000" w14:paraId="0000008E">
      <w:pPr>
        <w:numPr>
          <w:ilvl w:val="0"/>
          <w:numId w:val="5"/>
        </w:numPr>
        <w:spacing w:after="80" w:before="0" w:beforeAutospacing="0" w:lineRule="auto"/>
        <w:ind w:left="1440" w:hanging="360"/>
        <w:rPr>
          <w:color w:val="000000"/>
          <w:highlight w:val="yellow"/>
        </w:rPr>
      </w:pPr>
      <w:r w:rsidDel="00000000" w:rsidR="00000000" w:rsidRPr="00000000">
        <w:rPr>
          <w:color w:val="000000"/>
          <w:highlight w:val="yellow"/>
          <w:rtl w:val="0"/>
        </w:rPr>
        <w:t xml:space="preserve">As part of the Escalation flow, the system uses a specific getGuru Template and sends a notification to </w:t>
      </w:r>
      <w:hyperlink r:id="rId14">
        <w:r w:rsidDel="00000000" w:rsidR="00000000" w:rsidRPr="00000000">
          <w:rPr>
            <w:color w:val="1155cc"/>
            <w:highlight w:val="yellow"/>
            <w:u w:val="single"/>
            <w:rtl w:val="0"/>
          </w:rPr>
          <w:t xml:space="preserve">Support@vivli.org</w:t>
        </w:r>
      </w:hyperlink>
      <w:r w:rsidDel="00000000" w:rsidR="00000000" w:rsidRPr="00000000">
        <w:rPr>
          <w:color w:val="000000"/>
          <w:highlight w:val="yellow"/>
          <w:rtl w:val="0"/>
        </w:rPr>
        <w:t xml:space="preserve">, with a link to view the Validation Report.</w:t>
      </w:r>
      <w:r w:rsidDel="00000000" w:rsidR="00000000" w:rsidRPr="00000000">
        <w:rPr>
          <w:rtl w:val="0"/>
        </w:rPr>
      </w:r>
    </w:p>
    <w:p w:rsidR="00000000" w:rsidDel="00000000" w:rsidP="00000000" w:rsidRDefault="00000000" w:rsidRPr="00000000" w14:paraId="0000008F">
      <w:pPr>
        <w:spacing w:after="80" w:before="220" w:lineRule="auto"/>
        <w:rPr>
          <w:b w:val="1"/>
          <w:bCs w:val="1"/>
          <w:color w:val="2e75b6"/>
          <w:sz w:val="22"/>
          <w:szCs w:val="22"/>
        </w:rPr>
      </w:pPr>
      <w:sdt>
        <w:sdtPr>
          <w:id w:val="-1807307391"/>
          <w:tag w:val="goog_rdk_10"/>
        </w:sdtPr>
        <w:sdtContent>
          <w:commentRangeStart w:id="4"/>
        </w:sdtContent>
      </w:sdt>
      <w:r w:rsidDel="00000000" w:rsidR="00000000" w:rsidRPr="00000000">
        <w:rPr>
          <w:b w:val="1"/>
          <w:bCs w:val="1"/>
          <w:color w:val="2e75b6"/>
          <w:sz w:val="22"/>
          <w:szCs w:val="22"/>
          <w:rtl w:val="0"/>
        </w:rPr>
        <w:t xml:space="preserve">How does AI agent communicate back via Open chat (we can use these same requirements for the “Chatbot” work)</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0">
      <w:pPr>
        <w:numPr>
          <w:ilvl w:val="0"/>
          <w:numId w:val="3"/>
        </w:numPr>
        <w:spacing w:after="80" w:before="220" w:lineRule="auto"/>
        <w:ind w:left="720" w:hanging="360"/>
        <w:rPr>
          <w:color w:val="000000"/>
        </w:rPr>
      </w:pPr>
      <w:r w:rsidDel="00000000" w:rsidR="00000000" w:rsidRPr="00000000">
        <w:rPr>
          <w:color w:val="000000"/>
          <w:rtl w:val="0"/>
        </w:rPr>
        <w:t xml:space="preserve">The system will use the Open chat API with specific response formats to communicate with the Researcher. (placeholder)</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b w:val="1"/>
          <w:bCs w:val="1"/>
          <w:color w:val="2e75b6"/>
          <w:sz w:val="22"/>
          <w:szCs w:val="22"/>
        </w:rPr>
      </w:pPr>
      <w:r w:rsidDel="00000000" w:rsidR="00000000" w:rsidRPr="00000000">
        <w:rPr>
          <w:b w:val="1"/>
          <w:bCs w:val="1"/>
          <w:color w:val="2e75b6"/>
          <w:sz w:val="22"/>
          <w:szCs w:val="22"/>
          <w:rtl w:val="0"/>
        </w:rPr>
        <w:t xml:space="preserve">How does Researcher </w:t>
      </w:r>
      <w:sdt>
        <w:sdtPr>
          <w:id w:val="569079432"/>
          <w:tag w:val="goog_rdk_11"/>
        </w:sdtPr>
        <w:sdtContent>
          <w:commentRangeStart w:id="5"/>
        </w:sdtContent>
      </w:sdt>
      <w:r w:rsidDel="00000000" w:rsidR="00000000" w:rsidRPr="00000000">
        <w:rPr>
          <w:b w:val="1"/>
          <w:bCs w:val="1"/>
          <w:color w:val="2e75b6"/>
          <w:sz w:val="22"/>
          <w:szCs w:val="22"/>
          <w:rtl w:val="0"/>
        </w:rPr>
        <w:t xml:space="preserve">escalate for Human review</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b w:val="1"/>
          <w:bCs w:val="1"/>
          <w:color w:val="2e75b6"/>
          <w:sz w:val="22"/>
          <w:szCs w:val="22"/>
        </w:rPr>
      </w:pPr>
      <w:r w:rsidDel="00000000" w:rsidR="00000000" w:rsidRPr="00000000">
        <w:rPr>
          <w:b w:val="1"/>
          <w:bCs w:val="1"/>
          <w:color w:val="2e75b6"/>
          <w:sz w:val="22"/>
          <w:szCs w:val="22"/>
          <w:rtl w:val="0"/>
        </w:rPr>
        <w:t xml:space="preserve">Permissions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pPr>
      <w:r w:rsidDel="00000000" w:rsidR="00000000" w:rsidRPr="00000000">
        <w:rPr>
          <w:rtl w:val="0"/>
        </w:rPr>
        <w:t xml:space="preserve">Both the List &amp; Validation Report screens will need an access level of “Vivli Admin Role” </w:t>
      </w:r>
    </w:p>
    <w:p w:rsidR="00000000" w:rsidDel="00000000" w:rsidP="00000000" w:rsidRDefault="00000000" w:rsidRPr="00000000" w14:paraId="00000094">
      <w:pPr>
        <w:spacing w:after="80" w:before="220" w:lineRule="auto"/>
        <w:rPr/>
      </w:pPr>
      <w:r w:rsidDel="00000000" w:rsidR="00000000" w:rsidRPr="00000000">
        <w:rPr>
          <w:b w:val="1"/>
          <w:bCs w:val="1"/>
          <w:color w:val="2e75b6"/>
          <w:sz w:val="22"/>
          <w:szCs w:val="22"/>
          <w:rtl w:val="0"/>
        </w:rPr>
        <w:t xml:space="preserve">Non-Functional Requirements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To support a near real-time user experience, the Validations can be run in parallel</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Other capabilities like uptime, scalability and redundancy will be achieved by following the Azure &amp; Vivli standards</w:t>
      </w:r>
    </w:p>
    <w:p w:rsidR="00000000" w:rsidDel="00000000" w:rsidP="00000000" w:rsidRDefault="00000000" w:rsidRPr="00000000" w14:paraId="00000097">
      <w:pPr>
        <w:spacing w:before="300" w:lineRule="auto"/>
        <w:rPr/>
      </w:pPr>
      <w:r w:rsidDel="00000000" w:rsidR="00000000" w:rsidRPr="00000000">
        <w:rPr>
          <w:rtl w:val="0"/>
        </w:rPr>
      </w:r>
    </w:p>
    <w:p w:rsidR="00000000" w:rsidDel="00000000" w:rsidP="00000000" w:rsidRDefault="00000000" w:rsidRPr="00000000" w14:paraId="00000098">
      <w:pPr>
        <w:pStyle w:val="Heading2"/>
        <w:spacing w:before="220" w:lineRule="auto"/>
        <w:rPr/>
      </w:pPr>
      <w:bookmarkStart w:colFirst="0" w:colLast="0" w:name="_heading=h.kwxtcyw0hh7p" w:id="1"/>
      <w:bookmarkEnd w:id="1"/>
      <w:r w:rsidDel="00000000" w:rsidR="00000000" w:rsidRPr="00000000">
        <w:rPr>
          <w:rtl w:val="0"/>
        </w:rPr>
        <w:t xml:space="preserve">Section 2</w:t>
      </w:r>
      <w:r w:rsidDel="00000000" w:rsidR="00000000" w:rsidRPr="00000000">
        <w:rPr>
          <w:rtl w:val="0"/>
        </w:rPr>
      </w:r>
    </w:p>
    <w:p w:rsidR="00000000" w:rsidDel="00000000" w:rsidP="00000000" w:rsidRDefault="00000000" w:rsidRPr="00000000" w14:paraId="00000099">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VALIDATION RULES BY SECTION</w:t>
      </w:r>
      <w:r w:rsidDel="00000000" w:rsidR="00000000" w:rsidRPr="00000000">
        <w:rPr>
          <w:rtl w:val="0"/>
        </w:rPr>
      </w:r>
    </w:p>
    <w:p w:rsidR="00000000" w:rsidDel="00000000" w:rsidP="00000000" w:rsidRDefault="00000000" w:rsidRPr="00000000" w14:paraId="0000009A">
      <w:pPr>
        <w:spacing w:after="80" w:before="220" w:lineRule="auto"/>
        <w:rPr/>
      </w:pPr>
      <w:r w:rsidDel="00000000" w:rsidR="00000000" w:rsidRPr="00000000">
        <w:rPr>
          <w:b w:val="1"/>
          <w:bCs w:val="1"/>
          <w:color w:val="2e75b6"/>
          <w:sz w:val="22"/>
          <w:szCs w:val="22"/>
          <w:rtl w:val="0"/>
        </w:rPr>
        <w:t xml:space="preserve">Pre-form </w:t>
      </w:r>
      <w:sdt>
        <w:sdtPr>
          <w:id w:val="-785136829"/>
          <w:tag w:val="goog_rdk_12"/>
        </w:sdtPr>
        <w:sdtContent>
          <w:commentRangeStart w:id="6"/>
        </w:sdtContent>
      </w:sdt>
      <w:r w:rsidDel="00000000" w:rsidR="00000000" w:rsidRPr="00000000">
        <w:rPr>
          <w:b w:val="1"/>
          <w:bCs w:val="1"/>
          <w:color w:val="2e75b6"/>
          <w:sz w:val="22"/>
          <w:szCs w:val="22"/>
          <w:rtl w:val="0"/>
        </w:rPr>
        <w:t xml:space="preserve">check</w:t>
      </w:r>
      <w:commentRangeEnd w:id="6"/>
      <w:r w:rsidDel="00000000" w:rsidR="00000000" w:rsidRPr="00000000">
        <w:commentReference w:id="6"/>
      </w:r>
      <w:r w:rsidDel="00000000" w:rsidR="00000000" w:rsidRPr="00000000">
        <w:rPr>
          <w:b w:val="1"/>
          <w:bCs w:val="1"/>
          <w:color w:val="2e75b6"/>
          <w:sz w:val="22"/>
          <w:szCs w:val="22"/>
          <w:rtl w:val="0"/>
        </w:rPr>
        <w:t xml:space="preserve"> Checklist</w:t>
      </w:r>
      <w:r w:rsidDel="00000000" w:rsidR="00000000" w:rsidRPr="00000000">
        <w:rPr>
          <w:rtl w:val="0"/>
        </w:rPr>
      </w:r>
    </w:p>
    <w:p w:rsidR="00000000" w:rsidDel="00000000" w:rsidP="00000000" w:rsidRDefault="00000000" w:rsidRPr="00000000" w14:paraId="0000009B">
      <w:pPr>
        <w:spacing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0"/>
        <w:gridCol w:w="3120"/>
        <w:tblGridChange w:id="0">
          <w:tblGrid>
            <w:gridCol w:w="6240"/>
            <w:gridCol w:w="312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9C">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9D">
            <w:pPr>
              <w:rPr/>
            </w:pPr>
            <w:r w:rsidDel="00000000" w:rsidR="00000000" w:rsidRPr="00000000">
              <w:rPr>
                <w:b w:val="1"/>
                <w:bCs w:val="1"/>
                <w:color w:val="ffffff"/>
                <w:sz w:val="18"/>
                <w:szCs w:val="18"/>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color w:val="000000"/>
                <w:sz w:val="18"/>
                <w:szCs w:val="18"/>
              </w:rPr>
            </w:pPr>
            <w:r w:rsidDel="00000000" w:rsidR="00000000" w:rsidRPr="00000000">
              <w:rPr>
                <w:color w:val="000000"/>
                <w:sz w:val="18"/>
                <w:szCs w:val="18"/>
                <w:rtl w:val="0"/>
              </w:rPr>
              <w:t xml:space="preserve">Are the team members based in Iran, Iraq, North Korea, Cuba, Syria? </w:t>
            </w:r>
            <w:r w:rsidDel="00000000" w:rsidR="00000000" w:rsidRPr="00000000">
              <w:rPr>
                <w:sz w:val="18"/>
                <w:szCs w:val="18"/>
                <w:rtl w:val="0"/>
              </w:rPr>
              <w:t xml:space="preserve">(‘country’ field for each Research team member and ‘Country or countries where the analysis will be conducted’ field in the data request form)</w:t>
            </w:r>
            <w:r w:rsidDel="00000000" w:rsidR="00000000" w:rsidRPr="00000000">
              <w:rPr>
                <w:color w:val="000000"/>
                <w:sz w:val="18"/>
                <w:szCs w:val="18"/>
                <w:rtl w:val="0"/>
              </w:rPr>
              <w:t xml:space="preserve"> If yes,</w:t>
            </w:r>
          </w:p>
          <w:p w:rsidR="00000000" w:rsidDel="00000000" w:rsidP="00000000" w:rsidRDefault="00000000" w:rsidRPr="00000000" w14:paraId="0000009F">
            <w:pPr>
              <w:spacing w:after="240" w:before="240" w:lineRule="auto"/>
              <w:rPr>
                <w:color w:val="000000"/>
                <w:sz w:val="18"/>
                <w:szCs w:val="18"/>
              </w:rPr>
            </w:pPr>
            <w:r w:rsidDel="00000000" w:rsidR="00000000" w:rsidRPr="00000000">
              <w:rPr>
                <w:color w:val="000000"/>
                <w:sz w:val="18"/>
                <w:szCs w:val="18"/>
                <w:rtl w:val="0"/>
              </w:rPr>
              <w:t xml:space="preserve">Standard response (provide to Vivli admin):</w:t>
            </w:r>
          </w:p>
          <w:p w:rsidR="00000000" w:rsidDel="00000000" w:rsidP="00000000" w:rsidRDefault="00000000" w:rsidRPr="00000000" w14:paraId="000000A0">
            <w:pPr>
              <w:spacing w:after="240" w:before="240" w:lineRule="auto"/>
              <w:rPr>
                <w:color w:val="000000"/>
                <w:sz w:val="18"/>
                <w:szCs w:val="18"/>
              </w:rPr>
            </w:pPr>
            <w:r w:rsidDel="00000000" w:rsidR="00000000" w:rsidRPr="00000000">
              <w:rPr>
                <w:color w:val="000000"/>
                <w:sz w:val="18"/>
                <w:szCs w:val="18"/>
                <w:rtl w:val="0"/>
              </w:rPr>
              <w:t xml:space="preserve">Thank you for your interest in Vivli. Unfortunately, at this time, we are unable to share data with researchers from restricted countries due to current US federal regulations. If regulations change we hope you will consider using the Vivli platform again.</w:t>
            </w:r>
            <w:r w:rsidDel="00000000" w:rsidR="00000000" w:rsidRPr="00000000">
              <w:rPr>
                <w:rtl w:val="0"/>
              </w:rPr>
            </w:r>
          </w:p>
          <w:p w:rsidR="00000000" w:rsidDel="00000000" w:rsidP="00000000" w:rsidRDefault="00000000" w:rsidRPr="00000000" w14:paraId="000000A1">
            <w:pPr>
              <w:rPr>
                <w:sz w:val="18"/>
                <w:szCs w:val="18"/>
              </w:rPr>
            </w:pPr>
            <w:hyperlink r:id="rId15">
              <w:r w:rsidDel="00000000" w:rsidR="00000000" w:rsidRPr="00000000">
                <w:rPr>
                  <w:color w:val="0563c1"/>
                  <w:sz w:val="18"/>
                  <w:szCs w:val="18"/>
                  <w:u w:val="single"/>
                  <w:rtl w:val="0"/>
                </w:rPr>
                <w:t xml:space="preserve">https://app.getguru.com/card/cKg8LK7i/Researcher-from-restricted-country-wants-to-access-data-in-Vivli</w:t>
              </w:r>
            </w:hyperlink>
            <w:r w:rsidDel="00000000" w:rsidR="00000000" w:rsidRPr="00000000">
              <w:rPr>
                <w:sz w:val="18"/>
                <w:szCs w:val="18"/>
                <w:rtl w:val="0"/>
              </w:rPr>
              <w:t xml:space="preserve"> </w:t>
            </w:r>
          </w:p>
          <w:p w:rsidR="00000000" w:rsidDel="00000000" w:rsidP="00000000" w:rsidRDefault="00000000" w:rsidRPr="00000000" w14:paraId="000000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sz w:val="18"/>
                <w:szCs w:val="18"/>
                <w:rtl w:val="0"/>
              </w:rPr>
              <w:t xml:space="preserve">If Yes, route to Vivli admin (human) for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A4">
            <w:pPr>
              <w:rPr>
                <w:sz w:val="18"/>
                <w:szCs w:val="18"/>
              </w:rPr>
            </w:pPr>
            <w:r w:rsidDel="00000000" w:rsidR="00000000" w:rsidRPr="00000000">
              <w:rPr>
                <w:sz w:val="18"/>
                <w:szCs w:val="18"/>
                <w:rtl w:val="0"/>
              </w:rPr>
              <w:t xml:space="preserve">Are any of the team members from a country of concern - China (including Hong Kong and Macau), Russia, or Venezuela (check ‘country’ field for each Research team member and ‘Country or countries where the analysis will be conducted’ field in the data request form)</w:t>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sz w:val="18"/>
                <w:szCs w:val="18"/>
                <w:rtl w:val="0"/>
              </w:rPr>
              <w:t xml:space="preserve">Message to </w:t>
            </w:r>
            <w:r w:rsidDel="00000000" w:rsidR="00000000" w:rsidRPr="00000000">
              <w:rPr>
                <w:sz w:val="18"/>
                <w:szCs w:val="18"/>
                <w:rtl w:val="0"/>
              </w:rPr>
              <w:t xml:space="preserve">provide to Vivli admin:</w:t>
            </w: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sz w:val="18"/>
                <w:szCs w:val="18"/>
                <w:rtl w:val="0"/>
              </w:rPr>
              <w:t xml:space="preserve">This is a request from a country of concern, so it is escalated for Vivli Admin review.</w:t>
            </w:r>
          </w:p>
          <w:p w:rsidR="00000000" w:rsidDel="00000000" w:rsidP="00000000" w:rsidRDefault="00000000" w:rsidRPr="00000000" w14:paraId="000000A8">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sz w:val="18"/>
                <w:szCs w:val="18"/>
                <w:rtl w:val="0"/>
              </w:rPr>
              <w:t xml:space="preserve">If Yes, route</w:t>
            </w:r>
            <w:r w:rsidDel="00000000" w:rsidR="00000000" w:rsidRPr="00000000">
              <w:rPr>
                <w:sz w:val="18"/>
                <w:szCs w:val="18"/>
                <w:rtl w:val="0"/>
              </w:rPr>
              <w:t xml:space="preserve"> to Vi</w:t>
            </w:r>
            <w:r w:rsidDel="00000000" w:rsidR="00000000" w:rsidRPr="00000000">
              <w:rPr>
                <w:sz w:val="18"/>
                <w:szCs w:val="18"/>
                <w:rtl w:val="0"/>
              </w:rPr>
              <w:t xml:space="preserve">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sz w:val="18"/>
                <w:szCs w:val="18"/>
              </w:rPr>
            </w:pPr>
            <w:r w:rsidDel="00000000" w:rsidR="00000000" w:rsidRPr="00000000">
              <w:rPr>
                <w:sz w:val="18"/>
                <w:szCs w:val="18"/>
                <w:rtl w:val="0"/>
              </w:rPr>
              <w:t xml:space="preserve">Is it a request for genomic or imaging data? If yes,</w:t>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sz w:val="18"/>
                <w:szCs w:val="18"/>
                <w:rtl w:val="0"/>
              </w:rPr>
              <w:t xml:space="preserve">Genomic data standard response (provide to Vivli admin):</w:t>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sz w:val="18"/>
                <w:szCs w:val="18"/>
                <w:rtl w:val="0"/>
              </w:rPr>
              <w:t xml:space="preserve">Please can you clarify whether you are requesting actual RNA-Seq data or just genomic markers that may have been collected as part of the clinical trial(s)? </w:t>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hyperlink r:id="rId16">
              <w:r w:rsidDel="00000000" w:rsidR="00000000" w:rsidRPr="00000000">
                <w:rPr>
                  <w:color w:val="1155cc"/>
                  <w:sz w:val="18"/>
                  <w:szCs w:val="18"/>
                  <w:u w:val="single"/>
                  <w:rtl w:val="0"/>
                </w:rPr>
                <w:t xml:space="preserve">https://app.getguru.com/card/To5dxdac/Clarification-of-data-requested-genomic</w:t>
              </w:r>
            </w:hyperlink>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Imaging data standard response (provide to Vivli admin):</w:t>
            </w:r>
          </w:p>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Please can you clarify whether you are requesting actual images or just the data from the images that were taken as part of the clinical trial(s)? </w:t>
            </w:r>
          </w:p>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sz w:val="18"/>
                <w:szCs w:val="18"/>
              </w:rPr>
            </w:pPr>
            <w:hyperlink r:id="rId17">
              <w:r w:rsidDel="00000000" w:rsidR="00000000" w:rsidRPr="00000000">
                <w:rPr>
                  <w:color w:val="1155cc"/>
                  <w:sz w:val="18"/>
                  <w:szCs w:val="18"/>
                  <w:u w:val="single"/>
                  <w:rtl w:val="0"/>
                </w:rPr>
                <w:t xml:space="preserve">https://app.getguru.com/card/cMdpeK7i/Clarification-of-data-requested-imaging</w:t>
              </w:r>
            </w:hyperlink>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sz w:val="18"/>
                <w:szCs w:val="18"/>
                <w:rtl w:val="0"/>
              </w:rPr>
              <w:t xml:space="preserve">unless it is for Tempus studies only (data contributor is Tempus), in which case continue with form check (searching throughout the proposal for key words that will indicate the team is looking for genomic or imaging data such as DNA, RNA, genomic, imaging, image, gene) </w:t>
            </w:r>
          </w:p>
          <w:p w:rsidR="00000000" w:rsidDel="00000000" w:rsidP="00000000" w:rsidRDefault="00000000" w:rsidRPr="00000000" w14:paraId="000000B9">
            <w:pPr>
              <w:rPr>
                <w:sz w:val="18"/>
                <w:szCs w:val="18"/>
              </w:rPr>
            </w:pPr>
            <w:r w:rsidDel="00000000" w:rsidR="00000000" w:rsidRPr="00000000">
              <w:rPr>
                <w:rtl w:val="0"/>
              </w:rPr>
            </w:r>
          </w:p>
          <w:p w:rsidR="00000000" w:rsidDel="00000000" w:rsidP="00000000" w:rsidRDefault="00000000" w:rsidRPr="00000000" w14:paraId="000000BA">
            <w:pPr>
              <w:rPr/>
            </w:pPr>
            <w:r w:rsidDel="00000000" w:rsidR="00000000" w:rsidRPr="00000000">
              <w:rPr>
                <w:sz w:val="18"/>
                <w:szCs w:val="18"/>
                <w:rtl w:val="0"/>
              </w:rPr>
              <w:t xml:space="preserve">If the request is ONLY for Tempus studies this can go through the Validation pipeline and not be passed to a Vivli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sz w:val="18"/>
                <w:szCs w:val="18"/>
                <w:rtl w:val="0"/>
              </w:rPr>
              <w:t xml:space="preserve">If Yes, route to Vivli admin unless it is Tempus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BC">
            <w:pPr>
              <w:rPr>
                <w:sz w:val="18"/>
                <w:szCs w:val="18"/>
              </w:rPr>
            </w:pPr>
            <w:r w:rsidDel="00000000" w:rsidR="00000000" w:rsidRPr="00000000">
              <w:rPr>
                <w:sz w:val="18"/>
                <w:szCs w:val="18"/>
                <w:rtl w:val="0"/>
              </w:rPr>
              <w:t xml:space="preserve">Does the request include </w:t>
            </w:r>
            <w:r w:rsidDel="00000000" w:rsidR="00000000" w:rsidRPr="00000000">
              <w:rPr>
                <w:b w:val="1"/>
                <w:bCs w:val="1"/>
                <w:sz w:val="18"/>
                <w:szCs w:val="18"/>
                <w:rtl w:val="0"/>
              </w:rPr>
              <w:t xml:space="preserve">ONLY </w:t>
            </w:r>
            <w:r w:rsidDel="00000000" w:rsidR="00000000" w:rsidRPr="00000000">
              <w:rPr>
                <w:sz w:val="18"/>
                <w:szCs w:val="18"/>
                <w:rtl w:val="0"/>
              </w:rPr>
              <w:t xml:space="preserve">studies from </w:t>
            </w:r>
            <w:r w:rsidDel="00000000" w:rsidR="00000000" w:rsidRPr="00000000">
              <w:rPr>
                <w:sz w:val="18"/>
                <w:szCs w:val="18"/>
                <w:rtl w:val="0"/>
              </w:rPr>
              <w:t xml:space="preserve">Project Data Sphere, NIAID, DASH/NICHD, NIDDK</w:t>
            </w:r>
            <w:r w:rsidDel="00000000" w:rsidR="00000000" w:rsidRPr="00000000">
              <w:rPr>
                <w:sz w:val="18"/>
                <w:szCs w:val="18"/>
                <w:rtl w:val="0"/>
              </w:rPr>
              <w:t xml:space="preserve">, Bio</w:t>
            </w:r>
            <w:r w:rsidDel="00000000" w:rsidR="00000000" w:rsidRPr="00000000">
              <w:rPr>
                <w:sz w:val="18"/>
                <w:szCs w:val="18"/>
                <w:rtl w:val="0"/>
              </w:rPr>
              <w:t xml:space="preserve">LINCC, or ImmPort studies</w:t>
            </w:r>
            <w:r w:rsidDel="00000000" w:rsidR="00000000" w:rsidRPr="00000000">
              <w:rPr>
                <w:sz w:val="18"/>
                <w:szCs w:val="18"/>
                <w:rtl w:val="0"/>
              </w:rPr>
              <w:t xml:space="preserve">?</w:t>
            </w:r>
          </w:p>
          <w:p w:rsidR="00000000" w:rsidDel="00000000" w:rsidP="00000000" w:rsidRDefault="00000000" w:rsidRPr="00000000" w14:paraId="000000BD">
            <w:pPr>
              <w:rPr>
                <w:color w:val="1f1f1f"/>
                <w:sz w:val="17"/>
                <w:szCs w:val="17"/>
              </w:rPr>
            </w:pPr>
            <w:r w:rsidDel="00000000" w:rsidR="00000000" w:rsidRPr="00000000">
              <w:rPr>
                <w:color w:val="1f1f1f"/>
                <w:sz w:val="17"/>
                <w:szCs w:val="17"/>
                <w:rtl w:val="0"/>
              </w:rPr>
              <w:t xml:space="preserve">These study data contributors will be labelled as the following in the platform:</w:t>
            </w:r>
          </w:p>
          <w:p w:rsidR="00000000" w:rsidDel="00000000" w:rsidP="00000000" w:rsidRDefault="00000000" w:rsidRPr="00000000" w14:paraId="000000BE">
            <w:pPr>
              <w:rPr>
                <w:color w:val="1f1f1f"/>
                <w:sz w:val="17"/>
                <w:szCs w:val="17"/>
              </w:rPr>
            </w:pPr>
            <w:r w:rsidDel="00000000" w:rsidR="00000000" w:rsidRPr="00000000">
              <w:rPr>
                <w:color w:val="1f1f1f"/>
                <w:sz w:val="17"/>
                <w:szCs w:val="17"/>
                <w:rtl w:val="0"/>
              </w:rPr>
              <w:t xml:space="preserve">1. NIAID (a data-sharing platform funded by the National Institutes of Health)</w:t>
            </w:r>
          </w:p>
          <w:p w:rsidR="00000000" w:rsidDel="00000000" w:rsidP="00000000" w:rsidRDefault="00000000" w:rsidRPr="00000000" w14:paraId="000000BF">
            <w:pPr>
              <w:rPr>
                <w:color w:val="1f1f1f"/>
                <w:sz w:val="17"/>
                <w:szCs w:val="17"/>
              </w:rPr>
            </w:pPr>
            <w:r w:rsidDel="00000000" w:rsidR="00000000" w:rsidRPr="00000000">
              <w:rPr>
                <w:color w:val="1f1f1f"/>
                <w:sz w:val="17"/>
                <w:szCs w:val="17"/>
                <w:rtl w:val="0"/>
              </w:rPr>
              <w:t xml:space="preserve">2. BioLINCC (a data-sharing platform funded by the National Institutes of Health)</w:t>
            </w:r>
          </w:p>
          <w:p w:rsidR="00000000" w:rsidDel="00000000" w:rsidP="00000000" w:rsidRDefault="00000000" w:rsidRPr="00000000" w14:paraId="000000C0">
            <w:pPr>
              <w:rPr>
                <w:color w:val="1f1f1f"/>
                <w:sz w:val="17"/>
                <w:szCs w:val="17"/>
              </w:rPr>
            </w:pPr>
            <w:r w:rsidDel="00000000" w:rsidR="00000000" w:rsidRPr="00000000">
              <w:rPr>
                <w:color w:val="1f1f1f"/>
                <w:sz w:val="17"/>
                <w:szCs w:val="17"/>
                <w:rtl w:val="0"/>
              </w:rPr>
              <w:t xml:space="preserve">3. National Institute of Child Health and Human Development (NICHD)</w:t>
            </w:r>
          </w:p>
          <w:p w:rsidR="00000000" w:rsidDel="00000000" w:rsidP="00000000" w:rsidRDefault="00000000" w:rsidRPr="00000000" w14:paraId="000000C1">
            <w:pPr>
              <w:rPr>
                <w:color w:val="1f1f1f"/>
                <w:sz w:val="17"/>
                <w:szCs w:val="17"/>
              </w:rPr>
            </w:pPr>
            <w:r w:rsidDel="00000000" w:rsidR="00000000" w:rsidRPr="00000000">
              <w:rPr>
                <w:color w:val="1f1f1f"/>
                <w:sz w:val="17"/>
                <w:szCs w:val="17"/>
                <w:rtl w:val="0"/>
              </w:rPr>
              <w:t xml:space="preserve">4. NIDDK Central Repository</w:t>
            </w:r>
          </w:p>
          <w:p w:rsidR="00000000" w:rsidDel="00000000" w:rsidP="00000000" w:rsidRDefault="00000000" w:rsidRPr="00000000" w14:paraId="000000C2">
            <w:pPr>
              <w:rPr>
                <w:color w:val="1f1f1f"/>
                <w:sz w:val="17"/>
                <w:szCs w:val="17"/>
              </w:rPr>
            </w:pPr>
            <w:r w:rsidDel="00000000" w:rsidR="00000000" w:rsidRPr="00000000">
              <w:rPr>
                <w:color w:val="1f1f1f"/>
                <w:sz w:val="17"/>
                <w:szCs w:val="17"/>
                <w:rtl w:val="0"/>
              </w:rPr>
              <w:t xml:space="preserve">5. ImmPort (a data-sharing platform funded by the National Institutes of Health)</w:t>
            </w:r>
          </w:p>
          <w:p w:rsidR="00000000" w:rsidDel="00000000" w:rsidP="00000000" w:rsidRDefault="00000000" w:rsidRPr="00000000" w14:paraId="000000C3">
            <w:pPr>
              <w:rPr>
                <w:color w:val="1f1f1f"/>
                <w:sz w:val="17"/>
                <w:szCs w:val="17"/>
              </w:rPr>
            </w:pPr>
            <w:r w:rsidDel="00000000" w:rsidR="00000000" w:rsidRPr="00000000">
              <w:rPr>
                <w:color w:val="1f1f1f"/>
                <w:sz w:val="17"/>
                <w:szCs w:val="17"/>
                <w:rtl w:val="0"/>
              </w:rPr>
              <w:t xml:space="preserve">6. Project Data Sphere</w:t>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sz w:val="18"/>
                <w:szCs w:val="18"/>
                <w:rtl w:val="0"/>
              </w:rPr>
              <w:t xml:space="preserve">Standard response (provide to Vivli admin with appropriate data contributor):</w:t>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sz w:val="18"/>
                <w:szCs w:val="18"/>
                <w:rtl w:val="0"/>
              </w:rPr>
              <w:t xml:space="preserve">Thank you for your interest in the Vivli platform and for submitting a data request.</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sz w:val="18"/>
                <w:szCs w:val="18"/>
                <w:rtl w:val="0"/>
              </w:rPr>
              <w:t xml:space="preserve">After reviewing your request, we do not see the need for you to move forward your request on the Vivli platform as you are requesting only a single NIAID/NIDDK/Project Data Sphere/ImmPort/BioLINCC/DASH/NICHD study through Vivli. Please apply for access to the</w:t>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sz w:val="18"/>
                <w:szCs w:val="18"/>
                <w:rtl w:val="0"/>
              </w:rPr>
              <w:t xml:space="preserve">NIDDK platform here: https://repository.niddk.nih.gov/studies/dpt-1/ [https://repository.niddk.nih.gov/studies/dpt-1]</w:t>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sz w:val="18"/>
                <w:szCs w:val="18"/>
              </w:rPr>
            </w:pPr>
            <w:r w:rsidDel="00000000" w:rsidR="00000000" w:rsidRPr="00000000">
              <w:rPr>
                <w:sz w:val="18"/>
                <w:szCs w:val="18"/>
                <w:rtl w:val="0"/>
              </w:rPr>
              <w:t xml:space="preserve">ImmPort platform here: http://immport.org [http://immport.org]</w:t>
            </w:r>
          </w:p>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sz w:val="18"/>
                <w:szCs w:val="18"/>
                <w:rtl w:val="0"/>
              </w:rPr>
              <w:t xml:space="preserve">BioLINCC platform here: https://biolincc.nhlbi.nih.gov/home/ [https://biolincc.nhlbi.nih.gov/home]</w:t>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sz w:val="18"/>
                <w:szCs w:val="18"/>
              </w:rPr>
            </w:pPr>
            <w:r w:rsidDel="00000000" w:rsidR="00000000" w:rsidRPr="00000000">
              <w:rPr>
                <w:sz w:val="18"/>
                <w:szCs w:val="18"/>
                <w:rtl w:val="0"/>
              </w:rPr>
              <w:t xml:space="preserve">Project Data Sphere platform here: https://www.projectdatasphere.org/ [https://www.projectdatasphere.org]</w:t>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sz w:val="18"/>
                <w:szCs w:val="18"/>
                <w:rtl w:val="0"/>
              </w:rPr>
              <w:t xml:space="preserve">NIAID platform here: https://accessclinicaldata.niaid.nih.gov [https://accessclinicaldata.niaid.nih.gov./]</w:t>
            </w:r>
          </w:p>
          <w:p w:rsidR="00000000" w:rsidDel="00000000" w:rsidP="00000000" w:rsidRDefault="00000000" w:rsidRPr="00000000" w14:paraId="000000D6">
            <w:pPr>
              <w:rPr>
                <w:sz w:val="18"/>
                <w:szCs w:val="18"/>
              </w:rPr>
            </w:pPr>
            <w:r w:rsidDel="00000000" w:rsidR="00000000" w:rsidRPr="00000000">
              <w:rPr>
                <w:rtl w:val="0"/>
              </w:rPr>
            </w:r>
          </w:p>
          <w:p w:rsidR="00000000" w:rsidDel="00000000" w:rsidP="00000000" w:rsidRDefault="00000000" w:rsidRPr="00000000" w14:paraId="000000D7">
            <w:pPr>
              <w:rPr>
                <w:sz w:val="18"/>
                <w:szCs w:val="18"/>
              </w:rPr>
            </w:pPr>
            <w:r w:rsidDel="00000000" w:rsidR="00000000" w:rsidRPr="00000000">
              <w:rPr>
                <w:sz w:val="18"/>
                <w:szCs w:val="18"/>
                <w:rtl w:val="0"/>
              </w:rPr>
              <w:t xml:space="preserve">DASH/NICHD platform here: https://dash.nichd.nih.gov/explore/study [https://dash.nichd.nih.gov/explore/study]</w:t>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Therefore, you do not need to move forward with the Vivli data request, and we will withdraw it on your behalf. Please confirm your understanding of this.</w:t>
            </w:r>
          </w:p>
          <w:p w:rsidR="00000000" w:rsidDel="00000000" w:rsidP="00000000" w:rsidRDefault="00000000" w:rsidRPr="00000000" w14:paraId="000000DA">
            <w:pPr>
              <w:rPr>
                <w:sz w:val="18"/>
                <w:szCs w:val="18"/>
              </w:rPr>
            </w:pPr>
            <w:r w:rsidDel="00000000" w:rsidR="00000000" w:rsidRPr="00000000">
              <w:rPr>
                <w:rtl w:val="0"/>
              </w:rPr>
            </w:r>
          </w:p>
          <w:p w:rsidR="00000000" w:rsidDel="00000000" w:rsidP="00000000" w:rsidRDefault="00000000" w:rsidRPr="00000000" w14:paraId="000000DB">
            <w:pPr>
              <w:rPr>
                <w:sz w:val="18"/>
                <w:szCs w:val="18"/>
              </w:rPr>
            </w:pPr>
            <w:r w:rsidDel="00000000" w:rsidR="00000000" w:rsidRPr="00000000">
              <w:rPr>
                <w:sz w:val="18"/>
                <w:szCs w:val="18"/>
                <w:rtl w:val="0"/>
              </w:rPr>
              <w:t xml:space="preserve">If you would like to add studies from Vivli Data Contributors, please let us know here in chat and we will return your request to drafts to allow you to make this revision and re-submit. Please reach out to us if you have any questions.</w:t>
            </w:r>
            <w:r w:rsidDel="00000000" w:rsidR="00000000" w:rsidRPr="00000000">
              <w:rPr>
                <w:rtl w:val="0"/>
              </w:rPr>
            </w:r>
          </w:p>
          <w:p w:rsidR="00000000" w:rsidDel="00000000" w:rsidP="00000000" w:rsidRDefault="00000000" w:rsidRPr="00000000" w14:paraId="000000DC">
            <w:pPr>
              <w:rPr>
                <w:sz w:val="18"/>
                <w:szCs w:val="18"/>
              </w:rPr>
            </w:pPr>
            <w:r w:rsidDel="00000000" w:rsidR="00000000" w:rsidRPr="00000000">
              <w:rPr>
                <w:rtl w:val="0"/>
              </w:rPr>
            </w:r>
          </w:p>
          <w:sdt>
            <w:sdtPr>
              <w:id w:val="-1755791696"/>
              <w:tag w:val="goog_rdk_14"/>
            </w:sdtPr>
            <w:sdtContent>
              <w:p w:rsidR="00000000" w:rsidDel="00000000" w:rsidP="00000000" w:rsidRDefault="00000000" w:rsidRPr="00000000" w14:paraId="000000DD">
                <w:pPr>
                  <w:rPr>
                    <w:ins w:author="Catherine D'Arcy" w:id="2" w:date="2026-06-09T10:23:40Z"/>
                    <w:sz w:val="18"/>
                    <w:szCs w:val="18"/>
                  </w:rPr>
                </w:pPr>
                <w:r w:rsidDel="00000000" w:rsidR="00000000" w:rsidRPr="00000000">
                  <w:rPr>
                    <w:sz w:val="18"/>
                    <w:szCs w:val="18"/>
                    <w:rtl w:val="0"/>
                  </w:rPr>
                  <w:t xml:space="preserve">https://app.getguru.com/card/TnzoLydc/NIAID-NIDDK-Project-Data-Sphere-ImmPort-or-BioLINCC-DASH-onlyrequests</w:t>
                </w:r>
                <w:sdt>
                  <w:sdtPr>
                    <w:id w:val="643757502"/>
                    <w:tag w:val="goog_rdk_13"/>
                  </w:sdtPr>
                  <w:sdtContent>
                    <w:ins w:author="Catherine D'Arcy" w:id="2" w:date="2026-06-09T10:23:40Z">
                      <w:r w:rsidDel="00000000" w:rsidR="00000000" w:rsidRPr="00000000">
                        <w:rPr>
                          <w:rtl w:val="0"/>
                        </w:rPr>
                      </w:r>
                    </w:ins>
                  </w:sdtContent>
                </w:sdt>
              </w:p>
            </w:sdtContent>
          </w:sdt>
          <w:sdt>
            <w:sdtPr>
              <w:id w:val="-1301568780"/>
              <w:tag w:val="goog_rdk_16"/>
            </w:sdtPr>
            <w:sdtContent>
              <w:p w:rsidR="00000000" w:rsidDel="00000000" w:rsidP="00000000" w:rsidRDefault="00000000" w:rsidRPr="00000000" w14:paraId="000000DE">
                <w:pPr>
                  <w:rPr>
                    <w:ins w:author="Catherine D'Arcy" w:id="2" w:date="2026-06-09T10:23:40Z"/>
                    <w:sz w:val="18"/>
                    <w:szCs w:val="18"/>
                  </w:rPr>
                </w:pPr>
                <w:sdt>
                  <w:sdtPr>
                    <w:id w:val="1996104378"/>
                    <w:tag w:val="goog_rdk_15"/>
                  </w:sdtPr>
                  <w:sdtContent>
                    <w:ins w:author="Catherine D'Arcy" w:id="2" w:date="2026-06-09T10:23:40Z">
                      <w:r w:rsidDel="00000000" w:rsidR="00000000" w:rsidRPr="00000000">
                        <w:rPr>
                          <w:rtl w:val="0"/>
                        </w:rPr>
                      </w:r>
                    </w:ins>
                  </w:sdtContent>
                </w:sdt>
              </w:p>
            </w:sdtContent>
          </w:sdt>
          <w:sdt>
            <w:sdtPr>
              <w:id w:val="-188708051"/>
              <w:tag w:val="goog_rdk_18"/>
            </w:sdtPr>
            <w:sdtContent>
              <w:p w:rsidR="00000000" w:rsidDel="00000000" w:rsidP="00000000" w:rsidRDefault="00000000" w:rsidRPr="00000000" w14:paraId="000000DF">
                <w:pPr>
                  <w:rPr>
                    <w:sz w:val="18"/>
                    <w:szCs w:val="18"/>
                    <w:highlight w:val="yellow"/>
                    <w:rPrChange w:author="Catherine D'Arcy" w:id="3" w:date="2026-06-09T10:23:40Z">
                      <w:rPr>
                        <w:highlight w:val="yellow"/>
                      </w:rPr>
                    </w:rPrChange>
                  </w:rPr>
                </w:pPr>
                <w:sdt>
                  <w:sdtPr>
                    <w:id w:val="1169530491"/>
                    <w:tag w:val="goog_rdk_17"/>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sz w:val="18"/>
                <w:szCs w:val="18"/>
              </w:rPr>
            </w:pPr>
            <w:r w:rsidDel="00000000" w:rsidR="00000000" w:rsidRPr="00000000">
              <w:rPr>
                <w:sz w:val="18"/>
                <w:szCs w:val="18"/>
                <w:rtl w:val="0"/>
              </w:rPr>
              <w:t xml:space="preserve">Does this request include ONLY Johnson &amp; Johnson studies? If yes, follow this process: (J&amp;J is the only Data Contributor)</w:t>
            </w:r>
          </w:p>
          <w:p w:rsidR="00000000" w:rsidDel="00000000" w:rsidP="00000000" w:rsidRDefault="00000000" w:rsidRPr="00000000" w14:paraId="000000E2">
            <w:pPr>
              <w:rPr>
                <w:sz w:val="18"/>
                <w:szCs w:val="18"/>
              </w:rPr>
            </w:pPr>
            <w:r w:rsidDel="00000000" w:rsidR="00000000" w:rsidRPr="00000000">
              <w:rPr>
                <w:rtl w:val="0"/>
              </w:rPr>
            </w:r>
          </w:p>
          <w:p w:rsidR="00000000" w:rsidDel="00000000" w:rsidP="00000000" w:rsidRDefault="00000000" w:rsidRPr="00000000" w14:paraId="000000E3">
            <w:pPr>
              <w:rPr>
                <w:sz w:val="18"/>
                <w:szCs w:val="18"/>
              </w:rPr>
            </w:pPr>
            <w:r w:rsidDel="00000000" w:rsidR="00000000" w:rsidRPr="00000000">
              <w:rPr>
                <w:sz w:val="18"/>
                <w:szCs w:val="18"/>
                <w:rtl w:val="0"/>
              </w:rPr>
              <w:t xml:space="preserve">Standard response (provide to Vivli admin)</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spacing w:after="240" w:before="240" w:lineRule="auto"/>
              <w:rPr>
                <w:sz w:val="18"/>
                <w:szCs w:val="18"/>
              </w:rPr>
            </w:pPr>
            <w:r w:rsidDel="00000000" w:rsidR="00000000" w:rsidRPr="00000000">
              <w:rPr>
                <w:sz w:val="18"/>
                <w:szCs w:val="18"/>
                <w:rtl w:val="0"/>
              </w:rPr>
              <w:t xml:space="preserve">After reviewing your request, we see that you only have Johnson &amp; Johnson studies on this data request.</w:t>
            </w:r>
          </w:p>
          <w:p w:rsidR="00000000" w:rsidDel="00000000" w:rsidP="00000000" w:rsidRDefault="00000000" w:rsidRPr="00000000" w14:paraId="000000E6">
            <w:pPr>
              <w:spacing w:after="240" w:before="240" w:lineRule="auto"/>
              <w:rPr>
                <w:sz w:val="18"/>
                <w:szCs w:val="18"/>
              </w:rPr>
            </w:pPr>
            <w:r w:rsidDel="00000000" w:rsidR="00000000" w:rsidRPr="00000000">
              <w:rPr>
                <w:sz w:val="18"/>
                <w:szCs w:val="18"/>
                <w:rtl w:val="0"/>
              </w:rPr>
              <w:t xml:space="preserve">Based on our agreement with Johnson &amp; Johnson, if it is only their studies being accessed, then the data needs to be accessed on the YODA platform (https://yoda.yale.edu/ ), not on Vivli.</w:t>
            </w:r>
          </w:p>
          <w:p w:rsidR="00000000" w:rsidDel="00000000" w:rsidP="00000000" w:rsidRDefault="00000000" w:rsidRPr="00000000" w14:paraId="000000E7">
            <w:pPr>
              <w:spacing w:after="240" w:before="240" w:lineRule="auto"/>
              <w:rPr>
                <w:sz w:val="18"/>
                <w:szCs w:val="18"/>
              </w:rPr>
            </w:pPr>
            <w:r w:rsidDel="00000000" w:rsidR="00000000" w:rsidRPr="00000000">
              <w:rPr>
                <w:sz w:val="18"/>
                <w:szCs w:val="18"/>
                <w:rtl w:val="0"/>
              </w:rPr>
              <w:t xml:space="preserve">Therefore, you do not need to move forward with the Vivli data request. Please confirm your understanding of this.</w:t>
            </w:r>
          </w:p>
          <w:p w:rsidR="00000000" w:rsidDel="00000000" w:rsidP="00000000" w:rsidRDefault="00000000" w:rsidRPr="00000000" w14:paraId="000000E8">
            <w:pPr>
              <w:spacing w:after="240" w:before="240" w:lineRule="auto"/>
              <w:rPr>
                <w:sz w:val="18"/>
                <w:szCs w:val="18"/>
              </w:rPr>
            </w:pPr>
            <w:r w:rsidDel="00000000" w:rsidR="00000000" w:rsidRPr="00000000">
              <w:rPr>
                <w:sz w:val="18"/>
                <w:szCs w:val="18"/>
                <w:rtl w:val="0"/>
              </w:rPr>
              <w:t xml:space="preserve">If you would like to add studies from Vivli Data Contributors, please let us know here in chat and we will return your request to drafts to allow you to make this revision and re-submit. Please reach out to us if you have any questions</w:t>
            </w:r>
          </w:p>
          <w:p w:rsidR="00000000" w:rsidDel="00000000" w:rsidP="00000000" w:rsidRDefault="00000000" w:rsidRPr="00000000" w14:paraId="000000E9">
            <w:pPr>
              <w:rPr>
                <w:sz w:val="18"/>
                <w:szCs w:val="18"/>
              </w:rPr>
            </w:pPr>
            <w:r w:rsidDel="00000000" w:rsidR="00000000" w:rsidRPr="00000000">
              <w:rPr>
                <w:sz w:val="18"/>
                <w:szCs w:val="18"/>
                <w:rtl w:val="0"/>
              </w:rPr>
              <w:t xml:space="preserve">https://app.getguru.com/card/TxpXx45c/JJ-only-request </w:t>
            </w: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Exception: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sz w:val="18"/>
                <w:szCs w:val="18"/>
                <w:highlight w:val="yellow"/>
              </w:rPr>
            </w:pPr>
            <w:r w:rsidDel="00000000" w:rsidR="00000000" w:rsidRPr="00000000">
              <w:rPr>
                <w:sz w:val="18"/>
                <w:szCs w:val="18"/>
                <w:highlight w:val="yellow"/>
                <w:rtl w:val="0"/>
              </w:rPr>
              <w:t xml:space="preserve">Does this request include ONLY Johnson &amp; Johnson studies and studies from </w:t>
            </w:r>
            <w:r w:rsidDel="00000000" w:rsidR="00000000" w:rsidRPr="00000000">
              <w:rPr>
                <w:sz w:val="18"/>
                <w:szCs w:val="18"/>
                <w:highlight w:val="yellow"/>
                <w:rtl w:val="0"/>
              </w:rPr>
              <w:t xml:space="preserve">Project Data Sphere, NIAID, DASH/NICHD, NIDDK</w:t>
            </w:r>
            <w:r w:rsidDel="00000000" w:rsidR="00000000" w:rsidRPr="00000000">
              <w:rPr>
                <w:sz w:val="18"/>
                <w:szCs w:val="18"/>
                <w:highlight w:val="yellow"/>
                <w:rtl w:val="0"/>
              </w:rPr>
              <w:t xml:space="preserve">, Bio</w:t>
            </w:r>
            <w:r w:rsidDel="00000000" w:rsidR="00000000" w:rsidRPr="00000000">
              <w:rPr>
                <w:sz w:val="18"/>
                <w:szCs w:val="18"/>
                <w:highlight w:val="yellow"/>
                <w:rtl w:val="0"/>
              </w:rPr>
              <w:t xml:space="preserve">LINCC, or ImmPort</w:t>
            </w:r>
            <w:r w:rsidDel="00000000" w:rsidR="00000000" w:rsidRPr="00000000">
              <w:rPr>
                <w:sz w:val="18"/>
                <w:szCs w:val="18"/>
                <w:highlight w:val="yellow"/>
                <w:rtl w:val="0"/>
              </w:rPr>
              <w:t xml:space="preserve">?</w:t>
            </w:r>
          </w:p>
          <w:p w:rsidR="00000000" w:rsidDel="00000000" w:rsidP="00000000" w:rsidRDefault="00000000" w:rsidRPr="00000000" w14:paraId="000000EE">
            <w:pPr>
              <w:rPr>
                <w:sz w:val="18"/>
                <w:szCs w:val="18"/>
                <w:highlight w:val="yellow"/>
              </w:rPr>
            </w:pPr>
            <w:r w:rsidDel="00000000" w:rsidR="00000000" w:rsidRPr="00000000">
              <w:rPr>
                <w:rtl w:val="0"/>
              </w:rPr>
            </w:r>
          </w:p>
          <w:p w:rsidR="00000000" w:rsidDel="00000000" w:rsidP="00000000" w:rsidRDefault="00000000" w:rsidRPr="00000000" w14:paraId="000000EF">
            <w:pPr>
              <w:rPr>
                <w:sz w:val="18"/>
                <w:szCs w:val="18"/>
                <w:highlight w:val="yellow"/>
              </w:rPr>
            </w:pPr>
            <w:r w:rsidDel="00000000" w:rsidR="00000000" w:rsidRPr="00000000">
              <w:rPr>
                <w:sz w:val="18"/>
                <w:szCs w:val="18"/>
                <w:highlight w:val="yellow"/>
                <w:rtl w:val="0"/>
              </w:rPr>
              <w:t xml:space="preserve">Standard response (provide to Vivli admin)</w:t>
            </w:r>
          </w:p>
          <w:p w:rsidR="00000000" w:rsidDel="00000000" w:rsidP="00000000" w:rsidRDefault="00000000" w:rsidRPr="00000000" w14:paraId="000000F0">
            <w:pPr>
              <w:spacing w:after="240" w:before="240" w:lineRule="auto"/>
              <w:rPr>
                <w:sz w:val="18"/>
                <w:szCs w:val="18"/>
                <w:highlight w:val="yellow"/>
              </w:rPr>
            </w:pPr>
            <w:r w:rsidDel="00000000" w:rsidR="00000000" w:rsidRPr="00000000">
              <w:rPr>
                <w:sz w:val="18"/>
                <w:szCs w:val="18"/>
                <w:highlight w:val="yellow"/>
                <w:rtl w:val="0"/>
              </w:rPr>
              <w:t xml:space="preserve">Thank you for your interest in the Vivli platform and for submitting a data request.</w:t>
            </w:r>
          </w:p>
          <w:p w:rsidR="00000000" w:rsidDel="00000000" w:rsidP="00000000" w:rsidRDefault="00000000" w:rsidRPr="00000000" w14:paraId="000000F1">
            <w:pPr>
              <w:spacing w:after="240" w:before="240" w:lineRule="auto"/>
              <w:rPr>
                <w:sz w:val="18"/>
                <w:szCs w:val="18"/>
                <w:highlight w:val="yellow"/>
              </w:rPr>
            </w:pPr>
            <w:r w:rsidDel="00000000" w:rsidR="00000000" w:rsidRPr="00000000">
              <w:rPr>
                <w:sz w:val="18"/>
                <w:szCs w:val="18"/>
                <w:highlight w:val="yellow"/>
                <w:rtl w:val="0"/>
              </w:rPr>
              <w:t xml:space="preserve">As you are requesting only studies from Johnson and Johnson, and </w:t>
            </w:r>
            <w:r w:rsidDel="00000000" w:rsidR="00000000" w:rsidRPr="00000000">
              <w:rPr>
                <w:sz w:val="18"/>
                <w:szCs w:val="18"/>
                <w:shd w:fill="fde892" w:val="clear"/>
                <w:rtl w:val="0"/>
              </w:rPr>
              <w:t xml:space="preserve">NIAID/NIDDK/Project Data Sphere/ImmPort/BioLINCC/DASH/NICHD, according to our agreement with </w:t>
            </w:r>
            <w:r w:rsidDel="00000000" w:rsidR="00000000" w:rsidRPr="00000000">
              <w:rPr>
                <w:sz w:val="18"/>
                <w:szCs w:val="18"/>
                <w:highlight w:val="yellow"/>
                <w:rtl w:val="0"/>
              </w:rPr>
              <w:t xml:space="preserve">Johnson &amp; Johnson, the data needs to be accessed on the YODA platform (https://yoda.yale.edu/ ), not on Vivli.</w:t>
            </w:r>
          </w:p>
          <w:p w:rsidR="00000000" w:rsidDel="00000000" w:rsidP="00000000" w:rsidRDefault="00000000" w:rsidRPr="00000000" w14:paraId="000000F2">
            <w:pPr>
              <w:spacing w:after="240" w:before="240" w:lineRule="auto"/>
              <w:rPr>
                <w:sz w:val="18"/>
                <w:szCs w:val="18"/>
                <w:shd w:fill="fde892" w:val="clear"/>
              </w:rPr>
            </w:pPr>
            <w:r w:rsidDel="00000000" w:rsidR="00000000" w:rsidRPr="00000000">
              <w:rPr>
                <w:sz w:val="18"/>
                <w:szCs w:val="18"/>
                <w:highlight w:val="yellow"/>
                <w:rtl w:val="0"/>
              </w:rPr>
              <w:t xml:space="preserve">Please apply for access to the Johnson and Johnson studies at https://yoda.yale.edu/, and apply for the </w:t>
            </w:r>
            <w:r w:rsidDel="00000000" w:rsidR="00000000" w:rsidRPr="00000000">
              <w:rPr>
                <w:sz w:val="18"/>
                <w:szCs w:val="18"/>
                <w:shd w:fill="fde892" w:val="clear"/>
                <w:rtl w:val="0"/>
              </w:rPr>
              <w:t xml:space="preserve">NIAID/NIDDK/Project Data Sphere/ImmPort/BioLINCC/DASH/NICHD data at their platform:</w:t>
            </w:r>
          </w:p>
          <w:p w:rsidR="00000000" w:rsidDel="00000000" w:rsidP="00000000" w:rsidRDefault="00000000" w:rsidRPr="00000000" w14:paraId="000000F3">
            <w:pPr>
              <w:spacing w:after="240" w:before="240" w:lineRule="auto"/>
              <w:rPr>
                <w:sz w:val="18"/>
                <w:szCs w:val="18"/>
                <w:highlight w:val="yellow"/>
              </w:rPr>
            </w:pPr>
            <w:r w:rsidDel="00000000" w:rsidR="00000000" w:rsidRPr="00000000">
              <w:rPr>
                <w:sz w:val="18"/>
                <w:szCs w:val="18"/>
                <w:shd w:fill="fde892" w:val="clear"/>
                <w:rtl w:val="0"/>
              </w:rPr>
              <w:t xml:space="preserve">NIDDK platform here:</w:t>
            </w:r>
            <w:hyperlink r:id="rId18">
              <w:r w:rsidDel="00000000" w:rsidR="00000000" w:rsidRPr="00000000">
                <w:rPr>
                  <w:sz w:val="18"/>
                  <w:szCs w:val="18"/>
                  <w:shd w:fill="fde892" w:val="clear"/>
                  <w:rtl w:val="0"/>
                </w:rPr>
                <w:t xml:space="preserve"> </w:t>
              </w:r>
            </w:hyperlink>
            <w:hyperlink r:id="rId19">
              <w:r w:rsidDel="00000000" w:rsidR="00000000" w:rsidRPr="00000000">
                <w:rPr>
                  <w:color w:val="1155cc"/>
                  <w:sz w:val="18"/>
                  <w:szCs w:val="18"/>
                  <w:u w:val="single"/>
                  <w:shd w:fill="fde892" w:val="clear"/>
                  <w:rtl w:val="0"/>
                </w:rPr>
                <w:t xml:space="preserve">https://repository.niddk.nih.gov/studies/dpt-1/</w:t>
              </w:r>
            </w:hyperlink>
            <w:r w:rsidDel="00000000" w:rsidR="00000000" w:rsidRPr="00000000">
              <w:rPr>
                <w:sz w:val="18"/>
                <w:szCs w:val="18"/>
                <w:highlight w:val="yellow"/>
                <w:rtl w:val="0"/>
              </w:rPr>
              <w:t xml:space="preserve">﻿</w:t>
            </w:r>
          </w:p>
          <w:p w:rsidR="00000000" w:rsidDel="00000000" w:rsidP="00000000" w:rsidRDefault="00000000" w:rsidRPr="00000000" w14:paraId="000000F4">
            <w:pPr>
              <w:spacing w:after="240" w:before="240" w:lineRule="auto"/>
              <w:rPr>
                <w:sz w:val="18"/>
                <w:szCs w:val="18"/>
                <w:highlight w:val="yellow"/>
              </w:rPr>
            </w:pPr>
            <w:r w:rsidDel="00000000" w:rsidR="00000000" w:rsidRPr="00000000">
              <w:rPr>
                <w:sz w:val="18"/>
                <w:szCs w:val="18"/>
                <w:shd w:fill="fde892" w:val="clear"/>
                <w:rtl w:val="0"/>
              </w:rPr>
              <w:t xml:space="preserve">ImmPort platform here:</w:t>
            </w:r>
            <w:hyperlink r:id="rId20">
              <w:r w:rsidDel="00000000" w:rsidR="00000000" w:rsidRPr="00000000">
                <w:rPr>
                  <w:sz w:val="18"/>
                  <w:szCs w:val="18"/>
                  <w:shd w:fill="fde892" w:val="clear"/>
                  <w:rtl w:val="0"/>
                </w:rPr>
                <w:t xml:space="preserve"> </w:t>
              </w:r>
            </w:hyperlink>
            <w:hyperlink r:id="rId21">
              <w:r w:rsidDel="00000000" w:rsidR="00000000" w:rsidRPr="00000000">
                <w:rPr>
                  <w:color w:val="1155cc"/>
                  <w:sz w:val="18"/>
                  <w:szCs w:val="18"/>
                  <w:u w:val="single"/>
                  <w:shd w:fill="fde892" w:val="clear"/>
                  <w:rtl w:val="0"/>
                </w:rPr>
                <w:t xml:space="preserve">http://immport.org</w:t>
              </w:r>
            </w:hyperlink>
            <w:r w:rsidDel="00000000" w:rsidR="00000000" w:rsidRPr="00000000">
              <w:rPr>
                <w:sz w:val="18"/>
                <w:szCs w:val="18"/>
                <w:highlight w:val="yellow"/>
                <w:rtl w:val="0"/>
              </w:rPr>
              <w:t xml:space="preserve">﻿</w:t>
            </w:r>
          </w:p>
          <w:p w:rsidR="00000000" w:rsidDel="00000000" w:rsidP="00000000" w:rsidRDefault="00000000" w:rsidRPr="00000000" w14:paraId="000000F5">
            <w:pPr>
              <w:spacing w:after="240" w:before="240" w:lineRule="auto"/>
              <w:rPr>
                <w:sz w:val="18"/>
                <w:szCs w:val="18"/>
                <w:highlight w:val="yellow"/>
              </w:rPr>
            </w:pPr>
            <w:r w:rsidDel="00000000" w:rsidR="00000000" w:rsidRPr="00000000">
              <w:rPr>
                <w:sz w:val="18"/>
                <w:szCs w:val="18"/>
                <w:shd w:fill="fde892" w:val="clear"/>
                <w:rtl w:val="0"/>
              </w:rPr>
              <w:t xml:space="preserve">BioLINCC platform here:</w:t>
            </w:r>
            <w:hyperlink r:id="rId22">
              <w:r w:rsidDel="00000000" w:rsidR="00000000" w:rsidRPr="00000000">
                <w:rPr>
                  <w:sz w:val="18"/>
                  <w:szCs w:val="18"/>
                  <w:shd w:fill="fde892" w:val="clear"/>
                  <w:rtl w:val="0"/>
                </w:rPr>
                <w:t xml:space="preserve"> </w:t>
              </w:r>
            </w:hyperlink>
            <w:hyperlink r:id="rId23">
              <w:r w:rsidDel="00000000" w:rsidR="00000000" w:rsidRPr="00000000">
                <w:rPr>
                  <w:color w:val="1155cc"/>
                  <w:sz w:val="18"/>
                  <w:szCs w:val="18"/>
                  <w:u w:val="single"/>
                  <w:shd w:fill="fde892" w:val="clear"/>
                  <w:rtl w:val="0"/>
                </w:rPr>
                <w:t xml:space="preserve">https://biolincc.nhlbi.nih.gov/home/</w:t>
              </w:r>
            </w:hyperlink>
            <w:r w:rsidDel="00000000" w:rsidR="00000000" w:rsidRPr="00000000">
              <w:rPr>
                <w:sz w:val="18"/>
                <w:szCs w:val="18"/>
                <w:highlight w:val="yellow"/>
                <w:rtl w:val="0"/>
              </w:rPr>
              <w:t xml:space="preserve">﻿</w:t>
            </w:r>
          </w:p>
          <w:p w:rsidR="00000000" w:rsidDel="00000000" w:rsidP="00000000" w:rsidRDefault="00000000" w:rsidRPr="00000000" w14:paraId="000000F6">
            <w:pPr>
              <w:spacing w:after="240" w:before="240" w:lineRule="auto"/>
              <w:rPr>
                <w:sz w:val="18"/>
                <w:szCs w:val="18"/>
                <w:highlight w:val="yellow"/>
              </w:rPr>
            </w:pPr>
            <w:r w:rsidDel="00000000" w:rsidR="00000000" w:rsidRPr="00000000">
              <w:rPr>
                <w:sz w:val="18"/>
                <w:szCs w:val="18"/>
                <w:shd w:fill="fde892" w:val="clear"/>
                <w:rtl w:val="0"/>
              </w:rPr>
              <w:t xml:space="preserve">Project Data Sphere platform here:</w:t>
            </w:r>
            <w:hyperlink r:id="rId24">
              <w:r w:rsidDel="00000000" w:rsidR="00000000" w:rsidRPr="00000000">
                <w:rPr>
                  <w:sz w:val="18"/>
                  <w:szCs w:val="18"/>
                  <w:shd w:fill="fde892" w:val="clear"/>
                  <w:rtl w:val="0"/>
                </w:rPr>
                <w:t xml:space="preserve"> </w:t>
              </w:r>
            </w:hyperlink>
            <w:hyperlink r:id="rId25">
              <w:r w:rsidDel="00000000" w:rsidR="00000000" w:rsidRPr="00000000">
                <w:rPr>
                  <w:color w:val="1155cc"/>
                  <w:sz w:val="18"/>
                  <w:szCs w:val="18"/>
                  <w:u w:val="single"/>
                  <w:shd w:fill="fde892" w:val="clear"/>
                  <w:rtl w:val="0"/>
                </w:rPr>
                <w:t xml:space="preserve">https://www.projectdatasphere.org/</w:t>
              </w:r>
            </w:hyperlink>
            <w:r w:rsidDel="00000000" w:rsidR="00000000" w:rsidRPr="00000000">
              <w:rPr>
                <w:sz w:val="18"/>
                <w:szCs w:val="18"/>
                <w:highlight w:val="yellow"/>
                <w:rtl w:val="0"/>
              </w:rPr>
              <w:t xml:space="preserve">﻿</w:t>
            </w:r>
          </w:p>
          <w:p w:rsidR="00000000" w:rsidDel="00000000" w:rsidP="00000000" w:rsidRDefault="00000000" w:rsidRPr="00000000" w14:paraId="000000F7">
            <w:pPr>
              <w:spacing w:after="240" w:before="240" w:lineRule="auto"/>
              <w:rPr>
                <w:sz w:val="18"/>
                <w:szCs w:val="18"/>
                <w:highlight w:val="yellow"/>
              </w:rPr>
            </w:pPr>
            <w:r w:rsidDel="00000000" w:rsidR="00000000" w:rsidRPr="00000000">
              <w:rPr>
                <w:sz w:val="18"/>
                <w:szCs w:val="18"/>
                <w:shd w:fill="fde892" w:val="clear"/>
                <w:rtl w:val="0"/>
              </w:rPr>
              <w:t xml:space="preserve">NIAID platform here:</w:t>
            </w:r>
            <w:hyperlink r:id="rId26">
              <w:r w:rsidDel="00000000" w:rsidR="00000000" w:rsidRPr="00000000">
                <w:rPr>
                  <w:sz w:val="18"/>
                  <w:szCs w:val="18"/>
                  <w:shd w:fill="fde892" w:val="clear"/>
                  <w:rtl w:val="0"/>
                </w:rPr>
                <w:t xml:space="preserve"> </w:t>
              </w:r>
            </w:hyperlink>
            <w:hyperlink r:id="rId27">
              <w:r w:rsidDel="00000000" w:rsidR="00000000" w:rsidRPr="00000000">
                <w:rPr>
                  <w:color w:val="1155cc"/>
                  <w:sz w:val="18"/>
                  <w:szCs w:val="18"/>
                  <w:u w:val="single"/>
                  <w:shd w:fill="fde892" w:val="clear"/>
                  <w:rtl w:val="0"/>
                </w:rPr>
                <w:t xml:space="preserve">https://accessclinicaldata.niaid.nih.gov</w:t>
              </w:r>
            </w:hyperlink>
            <w:r w:rsidDel="00000000" w:rsidR="00000000" w:rsidRPr="00000000">
              <w:rPr>
                <w:sz w:val="18"/>
                <w:szCs w:val="18"/>
                <w:highlight w:val="yellow"/>
                <w:rtl w:val="0"/>
              </w:rPr>
              <w:t xml:space="preserve">﻿</w:t>
            </w:r>
          </w:p>
          <w:p w:rsidR="00000000" w:rsidDel="00000000" w:rsidP="00000000" w:rsidRDefault="00000000" w:rsidRPr="00000000" w14:paraId="000000F8">
            <w:pPr>
              <w:spacing w:after="240" w:before="240" w:lineRule="auto"/>
              <w:rPr>
                <w:sz w:val="18"/>
                <w:szCs w:val="18"/>
                <w:highlight w:val="yellow"/>
              </w:rPr>
            </w:pPr>
            <w:r w:rsidDel="00000000" w:rsidR="00000000" w:rsidRPr="00000000">
              <w:rPr>
                <w:sz w:val="18"/>
                <w:szCs w:val="18"/>
                <w:shd w:fill="fde892" w:val="clear"/>
                <w:rtl w:val="0"/>
              </w:rPr>
              <w:t xml:space="preserve">DASH/NICHD platform here:</w:t>
            </w:r>
            <w:hyperlink r:id="rId28">
              <w:r w:rsidDel="00000000" w:rsidR="00000000" w:rsidRPr="00000000">
                <w:rPr>
                  <w:sz w:val="18"/>
                  <w:szCs w:val="18"/>
                  <w:shd w:fill="fde892" w:val="clear"/>
                  <w:rtl w:val="0"/>
                </w:rPr>
                <w:t xml:space="preserve"> </w:t>
              </w:r>
            </w:hyperlink>
            <w:hyperlink r:id="rId29">
              <w:r w:rsidDel="00000000" w:rsidR="00000000" w:rsidRPr="00000000">
                <w:rPr>
                  <w:color w:val="1155cc"/>
                  <w:sz w:val="18"/>
                  <w:szCs w:val="18"/>
                  <w:u w:val="single"/>
                  <w:shd w:fill="fde892" w:val="clear"/>
                  <w:rtl w:val="0"/>
                </w:rPr>
                <w:t xml:space="preserve">https://dash.nichd.nih.gov/explore/study</w:t>
              </w:r>
            </w:hyperlink>
            <w:r w:rsidDel="00000000" w:rsidR="00000000" w:rsidRPr="00000000">
              <w:rPr>
                <w:sz w:val="18"/>
                <w:szCs w:val="18"/>
                <w:highlight w:val="yellow"/>
                <w:rtl w:val="0"/>
              </w:rPr>
              <w:t xml:space="preserve"> </w:t>
            </w:r>
          </w:p>
          <w:p w:rsidR="00000000" w:rsidDel="00000000" w:rsidP="00000000" w:rsidRDefault="00000000" w:rsidRPr="00000000" w14:paraId="000000F9">
            <w:pPr>
              <w:spacing w:after="240" w:before="240" w:lineRule="auto"/>
              <w:rPr>
                <w:sz w:val="18"/>
                <w:szCs w:val="18"/>
                <w:highlight w:val="yellow"/>
              </w:rPr>
            </w:pPr>
            <w:r w:rsidDel="00000000" w:rsidR="00000000" w:rsidRPr="00000000">
              <w:rPr>
                <w:sz w:val="18"/>
                <w:szCs w:val="18"/>
                <w:highlight w:val="yellow"/>
                <w:rtl w:val="0"/>
              </w:rPr>
              <w:t xml:space="preserve">Therefore, you do not need to move forward with the Vivli data request, and we will withdrawn it on your behalf. Please confirm your understanding of this. If you would like to add studies from other Vivli Data Contributors, please let us know here in Chat and we will return your request to drafts to allow you to make this revision and re-submit. </w:t>
            </w:r>
          </w:p>
          <w:p w:rsidR="00000000" w:rsidDel="00000000" w:rsidP="00000000" w:rsidRDefault="00000000" w:rsidRPr="00000000" w14:paraId="000000FA">
            <w:pPr>
              <w:spacing w:after="240" w:before="240" w:lineRule="auto"/>
              <w:rPr>
                <w:sz w:val="18"/>
                <w:szCs w:val="18"/>
                <w:highlight w:val="yellow"/>
              </w:rPr>
            </w:pPr>
            <w:r w:rsidDel="00000000" w:rsidR="00000000" w:rsidRPr="00000000">
              <w:rPr>
                <w:sz w:val="18"/>
                <w:szCs w:val="18"/>
                <w:highlight w:val="yellow"/>
                <w:rtl w:val="0"/>
              </w:rPr>
              <w:t xml:space="preserve">Please reach out to us if you have any questions. </w:t>
            </w:r>
          </w:p>
          <w:p w:rsidR="00000000" w:rsidDel="00000000" w:rsidP="00000000" w:rsidRDefault="00000000" w:rsidRPr="00000000" w14:paraId="000000FB">
            <w:pPr>
              <w:rPr>
                <w:sz w:val="18"/>
                <w:szCs w:val="18"/>
                <w:highlight w:val="yellow"/>
              </w:rPr>
            </w:pPr>
            <w:r w:rsidDel="00000000" w:rsidR="00000000" w:rsidRPr="00000000">
              <w:rPr>
                <w:rtl w:val="0"/>
              </w:rPr>
            </w:r>
          </w:p>
          <w:p w:rsidR="00000000" w:rsidDel="00000000" w:rsidP="00000000" w:rsidRDefault="00000000" w:rsidRPr="00000000" w14:paraId="000000FC">
            <w:pPr>
              <w:rPr>
                <w:sz w:val="18"/>
                <w:szCs w:val="18"/>
                <w:highlight w:val="yellow"/>
              </w:rPr>
            </w:pPr>
            <w:hyperlink r:id="rId30">
              <w:r w:rsidDel="00000000" w:rsidR="00000000" w:rsidRPr="00000000">
                <w:rPr>
                  <w:color w:val="1155cc"/>
                  <w:sz w:val="18"/>
                  <w:szCs w:val="18"/>
                  <w:highlight w:val="yellow"/>
                  <w:u w:val="single"/>
                  <w:rtl w:val="0"/>
                </w:rPr>
                <w:t xml:space="preserve">https://app.getguru.com/card/c69oXn6i/JJ-NIAID-NIDDK-Project-Data-Sphere-ImmPort-or-BioLINCC-DASH-onlyrequests</w:t>
              </w:r>
            </w:hyperlink>
            <w:r w:rsidDel="00000000" w:rsidR="00000000" w:rsidRPr="00000000">
              <w:rPr>
                <w:sz w:val="18"/>
                <w:szCs w:val="18"/>
                <w:highlight w:val="yellow"/>
                <w:rtl w:val="0"/>
              </w:rPr>
              <w:t xml:space="preserve"> </w:t>
            </w:r>
          </w:p>
          <w:p w:rsidR="00000000" w:rsidDel="00000000" w:rsidP="00000000" w:rsidRDefault="00000000" w:rsidRPr="00000000" w14:paraId="000000FD">
            <w:pPr>
              <w:rPr>
                <w:sz w:val="18"/>
                <w:szCs w:val="18"/>
                <w:highlight w:val="yellow"/>
              </w:rPr>
            </w:pPr>
            <w:r w:rsidDel="00000000" w:rsidR="00000000" w:rsidRPr="00000000">
              <w:rPr>
                <w:rtl w:val="0"/>
              </w:rPr>
            </w:r>
          </w:p>
          <w:p w:rsidR="00000000" w:rsidDel="00000000" w:rsidP="00000000" w:rsidRDefault="00000000" w:rsidRPr="00000000" w14:paraId="000000FE">
            <w:pPr>
              <w:rPr>
                <w:sz w:val="18"/>
                <w:szCs w:val="18"/>
                <w:highlight w:val="yellow"/>
              </w:rPr>
            </w:pPr>
            <w:r w:rsidDel="00000000" w:rsidR="00000000" w:rsidRPr="00000000">
              <w:rPr>
                <w:rtl w:val="0"/>
              </w:rPr>
            </w:r>
          </w:p>
          <w:p w:rsidR="00000000" w:rsidDel="00000000" w:rsidP="00000000" w:rsidRDefault="00000000" w:rsidRPr="00000000" w14:paraId="000000FF">
            <w:pPr>
              <w:rPr>
                <w:sz w:val="18"/>
                <w:szCs w:val="18"/>
                <w:highlight w:val="yellow"/>
              </w:rPr>
            </w:pPr>
            <w:r w:rsidDel="00000000" w:rsidR="00000000" w:rsidRPr="00000000">
              <w:rPr>
                <w:sz w:val="18"/>
                <w:szCs w:val="18"/>
                <w:highlight w:val="yellow"/>
                <w:rtl w:val="0"/>
              </w:rPr>
              <w:t xml:space="preserve">Exception: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rPr>
                <w:sz w:val="18"/>
                <w:szCs w:val="18"/>
              </w:rPr>
            </w:pPr>
            <w:r w:rsidDel="00000000" w:rsidR="00000000" w:rsidRPr="00000000">
              <w:rPr>
                <w:sz w:val="18"/>
                <w:szCs w:val="18"/>
                <w:rtl w:val="0"/>
              </w:rPr>
              <w:t xml:space="preserve">Placeholder - to be confirmed.</w:t>
            </w:r>
          </w:p>
          <w:p w:rsidR="00000000" w:rsidDel="00000000" w:rsidP="00000000" w:rsidRDefault="00000000" w:rsidRPr="00000000" w14:paraId="00000101">
            <w:pPr>
              <w:rPr>
                <w:sz w:val="18"/>
                <w:szCs w:val="18"/>
              </w:rPr>
            </w:pPr>
            <w:r w:rsidDel="00000000" w:rsidR="00000000" w:rsidRPr="00000000">
              <w:rPr>
                <w:sz w:val="18"/>
                <w:szCs w:val="18"/>
                <w:rtl w:val="0"/>
              </w:rPr>
              <w:t xml:space="preserve">If yes, route to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02">
            <w:pPr>
              <w:rPr>
                <w:sz w:val="18"/>
                <w:szCs w:val="18"/>
              </w:rPr>
            </w:pPr>
            <w:r w:rsidDel="00000000" w:rsidR="00000000" w:rsidRPr="00000000">
              <w:rPr>
                <w:sz w:val="18"/>
                <w:szCs w:val="18"/>
                <w:rtl w:val="0"/>
              </w:rPr>
              <w:t xml:space="preserve">Does this request include ONLY Novartis studies? (Novartis is the only Data Contributor)</w:t>
            </w:r>
          </w:p>
          <w:p w:rsidR="00000000" w:rsidDel="00000000" w:rsidP="00000000" w:rsidRDefault="00000000" w:rsidRPr="00000000" w14:paraId="00000103">
            <w:pPr>
              <w:rPr>
                <w:sz w:val="18"/>
                <w:szCs w:val="18"/>
              </w:rPr>
            </w:pPr>
            <w:r w:rsidDel="00000000" w:rsidR="00000000" w:rsidRPr="00000000">
              <w:rPr>
                <w:rtl w:val="0"/>
              </w:rPr>
            </w:r>
          </w:p>
          <w:p w:rsidR="00000000" w:rsidDel="00000000" w:rsidP="00000000" w:rsidRDefault="00000000" w:rsidRPr="00000000" w14:paraId="00000104">
            <w:pPr>
              <w:rPr>
                <w:sz w:val="18"/>
                <w:szCs w:val="18"/>
              </w:rPr>
            </w:pPr>
            <w:r w:rsidDel="00000000" w:rsidR="00000000" w:rsidRPr="00000000">
              <w:rPr>
                <w:sz w:val="18"/>
                <w:szCs w:val="18"/>
                <w:rtl w:val="0"/>
              </w:rPr>
              <w:t xml:space="preserve">If yes, standard message (provide to Vivli admin)</w:t>
            </w:r>
          </w:p>
          <w:p w:rsidR="00000000" w:rsidDel="00000000" w:rsidP="00000000" w:rsidRDefault="00000000" w:rsidRPr="00000000" w14:paraId="00000105">
            <w:pPr>
              <w:spacing w:after="240" w:before="240" w:lineRule="auto"/>
              <w:rPr>
                <w:sz w:val="18"/>
                <w:szCs w:val="18"/>
              </w:rPr>
            </w:pPr>
            <w:r w:rsidDel="00000000" w:rsidR="00000000" w:rsidRPr="00000000">
              <w:rPr>
                <w:sz w:val="18"/>
                <w:szCs w:val="18"/>
                <w:rtl w:val="0"/>
              </w:rPr>
              <w:t xml:space="preserve">After reviewing your request, we see that you only have Novartis studies on this data request.</w:t>
            </w:r>
          </w:p>
          <w:p w:rsidR="00000000" w:rsidDel="00000000" w:rsidP="00000000" w:rsidRDefault="00000000" w:rsidRPr="00000000" w14:paraId="00000106">
            <w:pPr>
              <w:spacing w:after="240" w:before="240" w:lineRule="auto"/>
              <w:rPr>
                <w:sz w:val="18"/>
                <w:szCs w:val="18"/>
              </w:rPr>
            </w:pPr>
            <w:r w:rsidDel="00000000" w:rsidR="00000000" w:rsidRPr="00000000">
              <w:rPr>
                <w:sz w:val="18"/>
                <w:szCs w:val="18"/>
                <w:rtl w:val="0"/>
              </w:rPr>
              <w:t xml:space="preserve">The Novartis team require that requests that do not include other data contributors apart from Novartis are managed through CSDR. Please visit https://www.clinicalstudydatarequest.com/ to resubmit your data request.</w:t>
            </w:r>
          </w:p>
          <w:p w:rsidR="00000000" w:rsidDel="00000000" w:rsidP="00000000" w:rsidRDefault="00000000" w:rsidRPr="00000000" w14:paraId="00000107">
            <w:pPr>
              <w:spacing w:after="240" w:before="240" w:lineRule="auto"/>
              <w:rPr>
                <w:sz w:val="18"/>
                <w:szCs w:val="18"/>
              </w:rPr>
            </w:pPr>
            <w:r w:rsidDel="00000000" w:rsidR="00000000" w:rsidRPr="00000000">
              <w:rPr>
                <w:sz w:val="18"/>
                <w:szCs w:val="18"/>
                <w:rtl w:val="0"/>
              </w:rPr>
              <w:t xml:space="preserve">Therefore, you do not need to move forward with the Vivli data request, and we have withdrawn it on your behalf. Please confirm your understanding of this.</w:t>
            </w:r>
          </w:p>
          <w:p w:rsidR="00000000" w:rsidDel="00000000" w:rsidP="00000000" w:rsidRDefault="00000000" w:rsidRPr="00000000" w14:paraId="00000108">
            <w:pPr>
              <w:spacing w:after="240" w:before="240" w:lineRule="auto"/>
              <w:rPr>
                <w:sz w:val="18"/>
                <w:szCs w:val="18"/>
              </w:rPr>
            </w:pPr>
            <w:r w:rsidDel="00000000" w:rsidR="00000000" w:rsidRPr="00000000">
              <w:rPr>
                <w:sz w:val="18"/>
                <w:szCs w:val="18"/>
                <w:rtl w:val="0"/>
              </w:rPr>
              <w:t xml:space="preserve">If you would like to add studies from Vivli Data Contributors, please let us know in the Chat and we will return your request to drafts to allow you to make this revision and re-submit. Please reach out to us if you have any questions.</w:t>
            </w:r>
          </w:p>
          <w:p w:rsidR="00000000" w:rsidDel="00000000" w:rsidP="00000000" w:rsidRDefault="00000000" w:rsidRPr="00000000" w14:paraId="00000109">
            <w:pPr>
              <w:rPr>
                <w:sz w:val="18"/>
                <w:szCs w:val="18"/>
              </w:rPr>
            </w:pPr>
            <w:r w:rsidDel="00000000" w:rsidR="00000000" w:rsidRPr="00000000">
              <w:rPr>
                <w:sz w:val="18"/>
                <w:szCs w:val="18"/>
                <w:rtl w:val="0"/>
              </w:rPr>
              <w:t xml:space="preserve">https://app.getguru.com/card/ik5d4GRT/Novartisonly-requests </w:t>
            </w:r>
          </w:p>
          <w:p w:rsidR="00000000" w:rsidDel="00000000" w:rsidP="00000000" w:rsidRDefault="00000000" w:rsidRPr="00000000" w14:paraId="0000010A">
            <w:pPr>
              <w:rPr>
                <w:sz w:val="18"/>
                <w:szCs w:val="18"/>
                <w:highlight w:val="yellow"/>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sz w:val="18"/>
                <w:szCs w:val="18"/>
              </w:rPr>
            </w:pPr>
            <w:r w:rsidDel="00000000" w:rsidR="00000000" w:rsidRPr="00000000">
              <w:rPr>
                <w:rtl w:val="0"/>
              </w:rPr>
            </w:r>
          </w:p>
          <w:p w:rsidR="00000000" w:rsidDel="00000000" w:rsidP="00000000" w:rsidRDefault="00000000" w:rsidRPr="00000000" w14:paraId="0000010D">
            <w:pPr>
              <w:rPr>
                <w:sz w:val="18"/>
                <w:szCs w:val="18"/>
              </w:rPr>
            </w:pPr>
            <w:r w:rsidDel="00000000" w:rsidR="00000000" w:rsidRPr="00000000">
              <w:rPr>
                <w:rtl w:val="0"/>
              </w:rPr>
            </w:r>
          </w:p>
          <w:p w:rsidR="00000000" w:rsidDel="00000000" w:rsidP="00000000" w:rsidRDefault="00000000" w:rsidRPr="00000000" w14:paraId="0000010E">
            <w:pPr>
              <w:rPr>
                <w:sz w:val="18"/>
                <w:szCs w:val="18"/>
              </w:rPr>
            </w:pPr>
            <w:r w:rsidDel="00000000" w:rsidR="00000000" w:rsidRPr="00000000">
              <w:rPr>
                <w:sz w:val="18"/>
                <w:szCs w:val="18"/>
                <w:rtl w:val="0"/>
              </w:rPr>
              <w:t xml:space="preserve">Is ANY data contributor Alliance Foundation Trials, LLC (AFT)? If yes,</w:t>
            </w:r>
          </w:p>
          <w:p w:rsidR="00000000" w:rsidDel="00000000" w:rsidP="00000000" w:rsidRDefault="00000000" w:rsidRPr="00000000" w14:paraId="0000010F">
            <w:pPr>
              <w:rPr>
                <w:sz w:val="18"/>
                <w:szCs w:val="18"/>
              </w:rPr>
            </w:pPr>
            <w:r w:rsidDel="00000000" w:rsidR="00000000" w:rsidRPr="00000000">
              <w:rPr>
                <w:sz w:val="18"/>
                <w:szCs w:val="18"/>
                <w:rtl w:val="0"/>
              </w:rPr>
              <w:t xml:space="preserve">standard response  (provide to Vivli admin):</w:t>
            </w:r>
          </w:p>
          <w:p w:rsidR="00000000" w:rsidDel="00000000" w:rsidP="00000000" w:rsidRDefault="00000000" w:rsidRPr="00000000" w14:paraId="00000110">
            <w:pPr>
              <w:rPr>
                <w:sz w:val="18"/>
                <w:szCs w:val="18"/>
              </w:rPr>
            </w:pPr>
            <w:r w:rsidDel="00000000" w:rsidR="00000000" w:rsidRPr="00000000">
              <w:rPr>
                <w:rtl w:val="0"/>
              </w:rPr>
            </w:r>
          </w:p>
          <w:p w:rsidR="00000000" w:rsidDel="00000000" w:rsidP="00000000" w:rsidRDefault="00000000" w:rsidRPr="00000000" w14:paraId="00000111">
            <w:pPr>
              <w:spacing w:after="240" w:before="240" w:lineRule="auto"/>
              <w:rPr>
                <w:sz w:val="18"/>
                <w:szCs w:val="18"/>
              </w:rPr>
            </w:pPr>
            <w:r w:rsidDel="00000000" w:rsidR="00000000" w:rsidRPr="00000000">
              <w:rPr>
                <w:sz w:val="18"/>
                <w:szCs w:val="18"/>
                <w:rtl w:val="0"/>
              </w:rPr>
              <w:t xml:space="preserve">We have noticed that your data request includes study NCT02513394 which states in the "Study Details" tab (in the Brief Summary and Additional information fields) “Please note this study is only available to request by PALLAS investigators.”</w:t>
            </w:r>
          </w:p>
          <w:p w:rsidR="00000000" w:rsidDel="00000000" w:rsidP="00000000" w:rsidRDefault="00000000" w:rsidRPr="00000000" w14:paraId="00000112">
            <w:pPr>
              <w:spacing w:after="240" w:before="240" w:lineRule="auto"/>
              <w:rPr>
                <w:sz w:val="18"/>
                <w:szCs w:val="18"/>
              </w:rPr>
            </w:pPr>
            <w:r w:rsidDel="00000000" w:rsidR="00000000" w:rsidRPr="00000000">
              <w:rPr>
                <w:sz w:val="18"/>
                <w:szCs w:val="18"/>
                <w:rtl w:val="0"/>
              </w:rPr>
              <w:t xml:space="preserve">Please confirm if you are a PALLAS investigator. If you are not a PALLAS investigator, please remove study NCT02513394 from your request and resubmit it.</w:t>
            </w:r>
          </w:p>
          <w:p w:rsidR="00000000" w:rsidDel="00000000" w:rsidP="00000000" w:rsidRDefault="00000000" w:rsidRPr="00000000" w14:paraId="00000113">
            <w:pPr>
              <w:spacing w:after="240" w:before="240" w:lineRule="auto"/>
              <w:rPr>
                <w:sz w:val="18"/>
                <w:szCs w:val="18"/>
              </w:rPr>
            </w:pPr>
            <w:hyperlink r:id="rId31">
              <w:r w:rsidDel="00000000" w:rsidR="00000000" w:rsidRPr="00000000">
                <w:rPr>
                  <w:color w:val="1155cc"/>
                  <w:sz w:val="18"/>
                  <w:szCs w:val="18"/>
                  <w:u w:val="single"/>
                  <w:rtl w:val="0"/>
                </w:rPr>
                <w:t xml:space="preserve">https://app.getguru.com/card/T4BKyBdc/AFT-requests-Non-AFT-PI-requests-TransPALLAS-study</w:t>
              </w:r>
            </w:hyperlink>
            <w:r w:rsidDel="00000000" w:rsidR="00000000" w:rsidRPr="00000000">
              <w:rPr>
                <w:rtl w:val="0"/>
              </w:rPr>
            </w:r>
          </w:p>
          <w:p w:rsidR="00000000" w:rsidDel="00000000" w:rsidP="00000000" w:rsidRDefault="00000000" w:rsidRPr="00000000" w14:paraId="00000114">
            <w:pPr>
              <w:spacing w:after="240" w:before="240" w:lineRule="auto"/>
              <w:rPr>
                <w:sz w:val="18"/>
                <w:szCs w:val="18"/>
                <w:highlight w:val="yellow"/>
              </w:rPr>
            </w:pPr>
            <w:r w:rsidDel="00000000" w:rsidR="00000000" w:rsidRPr="00000000">
              <w:rPr>
                <w:rtl w:val="0"/>
              </w:rPr>
            </w:r>
          </w:p>
          <w:p w:rsidR="00000000" w:rsidDel="00000000" w:rsidP="00000000" w:rsidRDefault="00000000" w:rsidRPr="00000000" w14:paraId="00000115">
            <w:pPr>
              <w:spacing w:after="240" w:before="240" w:lineRule="auto"/>
              <w:rPr>
                <w:sz w:val="18"/>
                <w:szCs w:val="18"/>
                <w:highlight w:val="yellow"/>
              </w:rPr>
            </w:pPr>
            <w:r w:rsidDel="00000000" w:rsidR="00000000" w:rsidRPr="00000000">
              <w:rPr>
                <w:sz w:val="18"/>
                <w:szCs w:val="18"/>
                <w:highlight w:val="yellow"/>
                <w:rtl w:val="0"/>
              </w:rPr>
              <w:t xml:space="preserve">﻿</w:t>
            </w:r>
          </w:p>
          <w:p w:rsidR="00000000" w:rsidDel="00000000" w:rsidP="00000000" w:rsidRDefault="00000000" w:rsidRPr="00000000" w14:paraId="00000116">
            <w:pPr>
              <w:rPr>
                <w:sz w:val="18"/>
                <w:szCs w:val="18"/>
                <w:highlight w:val="yellow"/>
              </w:rPr>
            </w:pPr>
            <w:r w:rsidDel="00000000" w:rsidR="00000000" w:rsidRPr="00000000">
              <w:rPr>
                <w:rtl w:val="0"/>
              </w:rPr>
            </w:r>
          </w:p>
          <w:p w:rsidR="00000000" w:rsidDel="00000000" w:rsidP="00000000" w:rsidRDefault="00000000" w:rsidRPr="00000000" w14:paraId="00000117">
            <w:pPr>
              <w:rPr>
                <w:sz w:val="18"/>
                <w:szCs w:val="18"/>
                <w:highlight w:val="yellow"/>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145131739"/>
              <w:tag w:val="goog_rdk_20"/>
            </w:sdtPr>
            <w:sdtContent>
              <w:p w:rsidR="00000000" w:rsidDel="00000000" w:rsidP="00000000" w:rsidRDefault="00000000" w:rsidRPr="00000000" w14:paraId="00000119">
                <w:pPr>
                  <w:rPr>
                    <w:ins w:author="Sarah Sweet" w:id="4" w:date="2026-06-10T21:22:00Z"/>
                    <w:sz w:val="18"/>
                    <w:szCs w:val="18"/>
                  </w:rPr>
                </w:pPr>
                <w:r w:rsidDel="00000000" w:rsidR="00000000" w:rsidRPr="00000000">
                  <w:rPr>
                    <w:sz w:val="18"/>
                    <w:szCs w:val="18"/>
                    <w:rtl w:val="0"/>
                  </w:rPr>
                  <w:t xml:space="preserve">If they have completed the AI/ML questions, is the risk score 'Not allowable'? </w:t>
                </w:r>
                <w:sdt>
                  <w:sdtPr>
                    <w:id w:val="1658283638"/>
                    <w:tag w:val="goog_rdk_19"/>
                  </w:sdtPr>
                  <w:sdtContent>
                    <w:ins w:author="Sarah Sweet" w:id="4" w:date="2026-06-10T21:22:00Z">
                      <w:r w:rsidDel="00000000" w:rsidR="00000000" w:rsidRPr="00000000">
                        <w:rPr>
                          <w:rtl w:val="0"/>
                        </w:rPr>
                      </w:r>
                    </w:ins>
                  </w:sdtContent>
                </w:sdt>
              </w:p>
            </w:sdtContent>
          </w:sdt>
          <w:sdt>
            <w:sdtPr>
              <w:id w:val="1770792421"/>
              <w:tag w:val="goog_rdk_22"/>
            </w:sdtPr>
            <w:sdtContent>
              <w:p w:rsidR="00000000" w:rsidDel="00000000" w:rsidP="00000000" w:rsidRDefault="00000000" w:rsidRPr="00000000" w14:paraId="0000011A">
                <w:pPr>
                  <w:rPr>
                    <w:ins w:author="Sarah Sweet" w:id="4" w:date="2026-06-10T21:22:00Z"/>
                    <w:sz w:val="18"/>
                    <w:szCs w:val="18"/>
                  </w:rPr>
                </w:pPr>
                <w:sdt>
                  <w:sdtPr>
                    <w:id w:val="1658229573"/>
                    <w:tag w:val="goog_rdk_21"/>
                  </w:sdtPr>
                  <w:sdtContent>
                    <w:ins w:author="Sarah Sweet" w:id="4" w:date="2026-06-10T21:22:00Z">
                      <w:r w:rsidDel="00000000" w:rsidR="00000000" w:rsidRPr="00000000">
                        <w:rPr>
                          <w:rtl w:val="0"/>
                        </w:rPr>
                      </w:r>
                    </w:ins>
                  </w:sdtContent>
                </w:sdt>
              </w:p>
            </w:sdtContent>
          </w:sdt>
          <w:sdt>
            <w:sdtPr>
              <w:id w:val="18880506"/>
              <w:tag w:val="goog_rdk_24"/>
            </w:sdtPr>
            <w:sdtContent>
              <w:p w:rsidR="00000000" w:rsidDel="00000000" w:rsidP="00000000" w:rsidRDefault="00000000" w:rsidRPr="00000000" w14:paraId="0000011B">
                <w:pPr>
                  <w:rPr>
                    <w:ins w:author="Sarah Sweet" w:id="4" w:date="2026-06-10T21:22:00Z"/>
                    <w:sz w:val="18"/>
                    <w:szCs w:val="18"/>
                  </w:rPr>
                </w:pPr>
                <w:sdt>
                  <w:sdtPr>
                    <w:id w:val="-1391273143"/>
                    <w:tag w:val="goog_rdk_23"/>
                  </w:sdtPr>
                  <w:sdtContent>
                    <w:ins w:author="Sarah Sweet" w:id="4" w:date="2026-06-10T21:22:00Z">
                      <w:r w:rsidDel="00000000" w:rsidR="00000000" w:rsidRPr="00000000">
                        <w:rPr>
                          <w:sz w:val="18"/>
                          <w:szCs w:val="18"/>
                          <w:rtl w:val="0"/>
                        </w:rPr>
                        <w:t xml:space="preserve">If reasoning is “model is from a de-identified source”, standard message (provide to Vivli admin):</w:t>
                      </w:r>
                    </w:ins>
                  </w:sdtContent>
                </w:sdt>
              </w:p>
            </w:sdtContent>
          </w:sdt>
          <w:sdt>
            <w:sdtPr>
              <w:id w:val="25784325"/>
              <w:tag w:val="goog_rdk_29"/>
            </w:sdtPr>
            <w:sdtContent>
              <w:p w:rsidR="00000000" w:rsidDel="00000000" w:rsidP="00000000" w:rsidRDefault="00000000" w:rsidRPr="00000000" w14:paraId="0000011C">
                <w:pPr>
                  <w:spacing w:after="240" w:before="240" w:lineRule="auto"/>
                  <w:rPr>
                    <w:ins w:author="Sarah Sweet" w:id="4" w:date="2026-06-10T21:22:00Z"/>
                    <w:sz w:val="18"/>
                    <w:szCs w:val="18"/>
                    <w:rPrChange w:author="Sarah Sweet" w:id="5" w:date="2026-06-10T21:22:00Z">
                      <w:rPr>
                        <w:sz w:val="18"/>
                        <w:szCs w:val="18"/>
                      </w:rPr>
                    </w:rPrChange>
                  </w:rPr>
                </w:pPr>
                <w:sdt>
                  <w:sdtPr>
                    <w:id w:val="-2118950722"/>
                    <w:tag w:val="goog_rdk_25"/>
                  </w:sdtPr>
                  <w:sdtContent>
                    <w:ins w:author="Sarah Sweet" w:id="4" w:date="2026-06-10T21:22:00Z"/>
                    <w:sdt>
                      <w:sdtPr>
                        <w:id w:val="1462995984"/>
                        <w:tag w:val="goog_rdk_26"/>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Please note, the source of your model data (</w:t>
                          </w:r>
                        </w:ins>
                      </w:sdtContent>
                    </w:sdt>
                    <w:ins w:author="Sarah Sweet" w:id="4" w:date="2026-06-10T21:22:00Z">
                      <w:sdt>
                        <w:sdtPr>
                          <w:id w:val="-1447664712"/>
                          <w:tag w:val="goog_rdk_27"/>
                        </w:sdtPr>
                        <w:sdtContent>
                          <w:r w:rsidDel="00000000" w:rsidR="00000000" w:rsidRPr="00000000">
                            <w:rPr>
                              <w:sz w:val="18"/>
                              <w:szCs w:val="18"/>
                              <w:shd w:fill="fde892" w:val="clear"/>
                              <w:rtl w:val="0"/>
                              <w:rPrChange w:author="Sarah Sweet" w:id="5" w:date="2026-06-10T21:22:00Z">
                                <w:rPr>
                                  <w:sz w:val="18"/>
                                  <w:szCs w:val="18"/>
                                </w:rPr>
                              </w:rPrChange>
                            </w:rPr>
                            <w:t xml:space="preserve">UK Biobank</w:t>
                          </w:r>
                        </w:sdtContent>
                      </w:sdt>
                      <w:sdt>
                        <w:sdtPr>
                          <w:id w:val="-1063142799"/>
                          <w:tag w:val="goog_rdk_28"/>
                        </w:sdtPr>
                        <w:sdtContent>
                          <w:r w:rsidDel="00000000" w:rsidR="00000000" w:rsidRPr="00000000">
                            <w:rPr>
                              <w:sz w:val="18"/>
                              <w:szCs w:val="18"/>
                              <w:rtl w:val="0"/>
                              <w:rPrChange w:author="Sarah Sweet" w:id="5" w:date="2026-06-10T21:22:00Z">
                                <w:rPr>
                                  <w:sz w:val="18"/>
                                  <w:szCs w:val="18"/>
                                </w:rPr>
                              </w:rPrChange>
                            </w:rPr>
                            <w:t xml:space="preserve">) is de-identified data and not anonymized data; Vivli only accepts anonymized data. Therefore, we would not be able to support this request and it will be withdrawn</w:t>
                          </w:r>
                        </w:sdtContent>
                      </w:sdt>
                    </w:ins>
                  </w:sdtContent>
                </w:sdt>
              </w:p>
            </w:sdtContent>
          </w:sdt>
          <w:sdt>
            <w:sdtPr>
              <w:id w:val="716930195"/>
              <w:tag w:val="goog_rdk_32"/>
            </w:sdtPr>
            <w:sdtContent>
              <w:p w:rsidR="00000000" w:rsidDel="00000000" w:rsidP="00000000" w:rsidRDefault="00000000" w:rsidRPr="00000000" w14:paraId="0000011D">
                <w:pPr>
                  <w:spacing w:after="240" w:before="240" w:lineRule="auto"/>
                  <w:rPr>
                    <w:ins w:author="Sarah Sweet" w:id="4" w:date="2026-06-10T21:22:00Z"/>
                    <w:sz w:val="18"/>
                    <w:szCs w:val="18"/>
                    <w:rPrChange w:author="Sarah Sweet" w:id="5" w:date="2026-06-10T21:22:00Z">
                      <w:rPr>
                        <w:sz w:val="18"/>
                        <w:szCs w:val="18"/>
                      </w:rPr>
                    </w:rPrChange>
                  </w:rPr>
                </w:pPr>
                <w:sdt>
                  <w:sdtPr>
                    <w:id w:val="987721805"/>
                    <w:tag w:val="goog_rdk_30"/>
                  </w:sdtPr>
                  <w:sdtContent>
                    <w:ins w:author="Sarah Sweet" w:id="4" w:date="2026-06-10T21:22:00Z">
                      <w:r w:rsidDel="00000000" w:rsidR="00000000" w:rsidRPr="00000000">
                        <w:fldChar w:fldCharType="begin"/>
                      </w:r>
                      <w:r w:rsidDel="00000000" w:rsidR="00000000" w:rsidRPr="00000000">
                        <w:instrText xml:space="preserve">HYPERLINK "https://app.getguru.com/card/cMdpeMLi/AIML-request-Not-allowable-model-from-deidentified-source"</w:instrText>
                      </w:r>
                      <w:r w:rsidDel="00000000" w:rsidR="00000000" w:rsidRPr="00000000">
                        <w:fldChar w:fldCharType="separate"/>
                      </w:r>
                      <w:r w:rsidDel="00000000" w:rsidR="00000000" w:rsidRPr="00000000">
                        <w:rPr>
                          <w:color w:val="1155cc"/>
                          <w:sz w:val="18"/>
                          <w:szCs w:val="18"/>
                          <w:u w:val="single"/>
                          <w:rtl w:val="0"/>
                        </w:rPr>
                        <w:t xml:space="preserve">https://app.getguru.com/card/cMdpeMLi/AIML-request-Not-allowable-model-from-deidentified-source</w:t>
                      </w:r>
                      <w:r w:rsidDel="00000000" w:rsidR="00000000" w:rsidRPr="00000000">
                        <w:fldChar w:fldCharType="end"/>
                      </w:r>
                    </w:ins>
                    <w:sdt>
                      <w:sdtPr>
                        <w:id w:val="1027256927"/>
                        <w:tag w:val="goog_rdk_31"/>
                      </w:sdtPr>
                      <w:sdtContent>
                        <w:ins w:author="Sarah Sweet" w:id="4" w:date="2026-06-10T21:22:00Z">
                          <w:r w:rsidDel="00000000" w:rsidR="00000000" w:rsidRPr="00000000">
                            <w:rPr>
                              <w:rtl w:val="0"/>
                            </w:rPr>
                          </w:r>
                        </w:ins>
                      </w:sdtContent>
                    </w:sdt>
                    <w:ins w:author="Sarah Sweet" w:id="4" w:date="2026-06-10T21:22:00Z"/>
                  </w:sdtContent>
                </w:sdt>
              </w:p>
            </w:sdtContent>
          </w:sdt>
          <w:sdt>
            <w:sdtPr>
              <w:id w:val="1836683936"/>
              <w:tag w:val="goog_rdk_35"/>
            </w:sdtPr>
            <w:sdtContent>
              <w:p w:rsidR="00000000" w:rsidDel="00000000" w:rsidP="00000000" w:rsidRDefault="00000000" w:rsidRPr="00000000" w14:paraId="0000011E">
                <w:pPr>
                  <w:spacing w:after="240" w:before="240" w:lineRule="auto"/>
                  <w:rPr>
                    <w:ins w:author="Sarah Sweet" w:id="4" w:date="2026-06-10T21:22:00Z"/>
                    <w:sz w:val="18"/>
                    <w:szCs w:val="18"/>
                    <w:rPrChange w:author="Sarah Sweet" w:id="5" w:date="2026-06-10T21:22:00Z">
                      <w:rPr>
                        <w:sz w:val="18"/>
                        <w:szCs w:val="18"/>
                      </w:rPr>
                    </w:rPrChange>
                  </w:rPr>
                </w:pPr>
                <w:sdt>
                  <w:sdtPr>
                    <w:id w:val="1168360328"/>
                    <w:tag w:val="goog_rdk_33"/>
                  </w:sdtPr>
                  <w:sdtContent>
                    <w:ins w:author="Sarah Sweet" w:id="4" w:date="2026-06-10T21:22:00Z"/>
                    <w:sdt>
                      <w:sdtPr>
                        <w:id w:val="1940670819"/>
                        <w:tag w:val="goog_rdk_34"/>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If reasoning is “import/export” requirements not met, standard message (provide to Vivli admin):</w:t>
                          </w:r>
                        </w:ins>
                      </w:sdtContent>
                    </w:sdt>
                    <w:ins w:author="Sarah Sweet" w:id="4" w:date="2026-06-10T21:22:00Z"/>
                  </w:sdtContent>
                </w:sdt>
              </w:p>
            </w:sdtContent>
          </w:sdt>
          <w:sdt>
            <w:sdtPr>
              <w:id w:val="-70102483"/>
              <w:tag w:val="goog_rdk_38"/>
            </w:sdtPr>
            <w:sdtContent>
              <w:p w:rsidR="00000000" w:rsidDel="00000000" w:rsidP="00000000" w:rsidRDefault="00000000" w:rsidRPr="00000000" w14:paraId="0000011F">
                <w:pPr>
                  <w:spacing w:after="240" w:before="240" w:lineRule="auto"/>
                  <w:rPr>
                    <w:ins w:author="Sarah Sweet" w:id="4" w:date="2026-06-10T21:22:00Z"/>
                    <w:sz w:val="18"/>
                    <w:szCs w:val="18"/>
                    <w:rPrChange w:author="Sarah Sweet" w:id="5" w:date="2026-06-10T21:22:00Z">
                      <w:rPr>
                        <w:sz w:val="18"/>
                        <w:szCs w:val="18"/>
                      </w:rPr>
                    </w:rPrChange>
                  </w:rPr>
                </w:pPr>
                <w:sdt>
                  <w:sdtPr>
                    <w:id w:val="-2089917763"/>
                    <w:tag w:val="goog_rdk_36"/>
                  </w:sdtPr>
                  <w:sdtContent>
                    <w:ins w:author="Sarah Sweet" w:id="4" w:date="2026-06-10T21:22:00Z"/>
                    <w:sdt>
                      <w:sdtPr>
                        <w:id w:val="1374078188"/>
                        <w:tag w:val="goog_rdk_37"/>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We would like to reach out to you regarding your Vivli Data request #xxxx.</w:t>
                          </w:r>
                        </w:ins>
                      </w:sdtContent>
                    </w:sdt>
                    <w:ins w:author="Sarah Sweet" w:id="4" w:date="2026-06-10T21:22:00Z"/>
                  </w:sdtContent>
                </w:sdt>
              </w:p>
            </w:sdtContent>
          </w:sdt>
          <w:sdt>
            <w:sdtPr>
              <w:id w:val="-1082082261"/>
              <w:tag w:val="goog_rdk_41"/>
            </w:sdtPr>
            <w:sdtContent>
              <w:p w:rsidR="00000000" w:rsidDel="00000000" w:rsidP="00000000" w:rsidRDefault="00000000" w:rsidRPr="00000000" w14:paraId="00000120">
                <w:pPr>
                  <w:spacing w:after="240" w:before="240" w:lineRule="auto"/>
                  <w:rPr>
                    <w:ins w:author="Sarah Sweet" w:id="4" w:date="2026-06-10T21:22:00Z"/>
                    <w:sz w:val="18"/>
                    <w:szCs w:val="18"/>
                    <w:rPrChange w:author="Sarah Sweet" w:id="5" w:date="2026-06-10T21:22:00Z">
                      <w:rPr>
                        <w:sz w:val="18"/>
                        <w:szCs w:val="18"/>
                      </w:rPr>
                    </w:rPrChange>
                  </w:rPr>
                </w:pPr>
                <w:sdt>
                  <w:sdtPr>
                    <w:id w:val="-1971744396"/>
                    <w:tag w:val="goog_rdk_39"/>
                  </w:sdtPr>
                  <w:sdtContent>
                    <w:ins w:author="Sarah Sweet" w:id="4" w:date="2026-06-10T21:22:00Z"/>
                    <w:sdt>
                      <w:sdtPr>
                        <w:id w:val="1859772380"/>
                        <w:tag w:val="goog_rdk_40"/>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After careful review, we regret to inform you that your AI/ML model does not meet Vivli’s established requirements for import and/or export. As a result we have withdrawn your request.</w:t>
                          </w:r>
                        </w:ins>
                      </w:sdtContent>
                    </w:sdt>
                    <w:ins w:author="Sarah Sweet" w:id="4" w:date="2026-06-10T21:22:00Z"/>
                  </w:sdtContent>
                </w:sdt>
              </w:p>
            </w:sdtContent>
          </w:sdt>
          <w:sdt>
            <w:sdtPr>
              <w:id w:val="-1201953415"/>
              <w:tag w:val="goog_rdk_44"/>
            </w:sdtPr>
            <w:sdtContent>
              <w:p w:rsidR="00000000" w:rsidDel="00000000" w:rsidP="00000000" w:rsidRDefault="00000000" w:rsidRPr="00000000" w14:paraId="00000121">
                <w:pPr>
                  <w:spacing w:after="240" w:before="240" w:lineRule="auto"/>
                  <w:rPr>
                    <w:ins w:author="Sarah Sweet" w:id="4" w:date="2026-06-10T21:22:00Z"/>
                    <w:sz w:val="18"/>
                    <w:szCs w:val="18"/>
                    <w:rPrChange w:author="Sarah Sweet" w:id="5" w:date="2026-06-10T21:22:00Z">
                      <w:rPr>
                        <w:sz w:val="18"/>
                        <w:szCs w:val="18"/>
                      </w:rPr>
                    </w:rPrChange>
                  </w:rPr>
                </w:pPr>
                <w:sdt>
                  <w:sdtPr>
                    <w:id w:val="100629243"/>
                    <w:tag w:val="goog_rdk_42"/>
                  </w:sdtPr>
                  <w:sdtContent>
                    <w:ins w:author="Sarah Sweet" w:id="4" w:date="2026-06-10T21:22:00Z"/>
                    <w:sdt>
                      <w:sdtPr>
                        <w:id w:val="1827280327"/>
                        <w:tag w:val="goog_rdk_43"/>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Vivli’s guidelines require that:</w:t>
                          </w:r>
                        </w:ins>
                      </w:sdtContent>
                    </w:sdt>
                    <w:ins w:author="Sarah Sweet" w:id="4" w:date="2026-06-10T21:22:00Z"/>
                  </w:sdtContent>
                </w:sdt>
              </w:p>
            </w:sdtContent>
          </w:sdt>
          <w:sdt>
            <w:sdtPr>
              <w:id w:val="1834023142"/>
              <w:tag w:val="goog_rdk_47"/>
            </w:sdtPr>
            <w:sdtContent>
              <w:p w:rsidR="00000000" w:rsidDel="00000000" w:rsidP="00000000" w:rsidRDefault="00000000" w:rsidRPr="00000000" w14:paraId="00000122">
                <w:pPr>
                  <w:numPr>
                    <w:ilvl w:val="0"/>
                    <w:numId w:val="6"/>
                  </w:numPr>
                  <w:spacing w:after="0" w:afterAutospacing="0" w:before="240" w:lineRule="auto"/>
                  <w:ind w:left="720" w:hanging="360"/>
                  <w:rPr>
                    <w:ins w:author="Sarah Sweet" w:id="4" w:date="2026-06-10T21:22:00Z"/>
                    <w:sz w:val="18"/>
                    <w:szCs w:val="18"/>
                  </w:rPr>
                </w:pPr>
                <w:sdt>
                  <w:sdtPr>
                    <w:id w:val="-1133959380"/>
                    <w:tag w:val="goog_rdk_45"/>
                  </w:sdtPr>
                  <w:sdtContent>
                    <w:ins w:author="Sarah Sweet" w:id="4" w:date="2026-06-10T21:22:00Z"/>
                    <w:sdt>
                      <w:sdtPr>
                        <w:id w:val="-925581932"/>
                        <w:tag w:val="goog_rdk_46"/>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Models must be trained only on anonymized data, not de-identified or identifiable data.</w:t>
                          </w:r>
                        </w:ins>
                      </w:sdtContent>
                    </w:sdt>
                    <w:ins w:author="Sarah Sweet" w:id="4" w:date="2026-06-10T21:22:00Z"/>
                  </w:sdtContent>
                </w:sdt>
              </w:p>
            </w:sdtContent>
          </w:sdt>
          <w:sdt>
            <w:sdtPr>
              <w:id w:val="-1483289993"/>
              <w:tag w:val="goog_rdk_50"/>
            </w:sdtPr>
            <w:sdtContent>
              <w:p w:rsidR="00000000" w:rsidDel="00000000" w:rsidP="00000000" w:rsidRDefault="00000000" w:rsidRPr="00000000" w14:paraId="00000123">
                <w:pPr>
                  <w:numPr>
                    <w:ilvl w:val="0"/>
                    <w:numId w:val="6"/>
                  </w:numPr>
                  <w:spacing w:after="240" w:before="0" w:beforeAutospacing="0" w:lineRule="auto"/>
                  <w:ind w:left="720" w:hanging="360"/>
                  <w:rPr>
                    <w:ins w:author="Sarah Sweet" w:id="4" w:date="2026-06-10T21:22:00Z"/>
                    <w:sz w:val="18"/>
                    <w:szCs w:val="18"/>
                  </w:rPr>
                </w:pPr>
                <w:sdt>
                  <w:sdtPr>
                    <w:id w:val="-1493843661"/>
                    <w:tag w:val="goog_rdk_48"/>
                  </w:sdtPr>
                  <w:sdtContent>
                    <w:ins w:author="Sarah Sweet" w:id="4" w:date="2026-06-10T21:22:00Z"/>
                    <w:sdt>
                      <w:sdtPr>
                        <w:id w:val="-2045971659"/>
                        <w:tag w:val="goog_rdk_49"/>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Only traditional machine learning models (e.g., Lasso Regression, Random Forests) are approved for export; deep learning models, generative AI models, and others utilizing proprietary or de-identified/identifiable external datasets are prohibited. </w:t>
                          </w:r>
                        </w:ins>
                      </w:sdtContent>
                    </w:sdt>
                    <w:ins w:author="Sarah Sweet" w:id="4" w:date="2026-06-10T21:22:00Z"/>
                  </w:sdtContent>
                </w:sdt>
              </w:p>
            </w:sdtContent>
          </w:sdt>
          <w:sdt>
            <w:sdtPr>
              <w:id w:val="989608061"/>
              <w:tag w:val="goog_rdk_53"/>
            </w:sdtPr>
            <w:sdtContent>
              <w:p w:rsidR="00000000" w:rsidDel="00000000" w:rsidP="00000000" w:rsidRDefault="00000000" w:rsidRPr="00000000" w14:paraId="00000124">
                <w:pPr>
                  <w:spacing w:after="240" w:before="240" w:lineRule="auto"/>
                  <w:rPr>
                    <w:ins w:author="Sarah Sweet" w:id="4" w:date="2026-06-10T21:22:00Z"/>
                    <w:sz w:val="18"/>
                    <w:szCs w:val="18"/>
                  </w:rPr>
                </w:pPr>
                <w:sdt>
                  <w:sdtPr>
                    <w:id w:val="-1819005592"/>
                    <w:tag w:val="goog_rdk_51"/>
                  </w:sdtPr>
                  <w:sdtContent>
                    <w:ins w:author="Sarah Sweet" w:id="4" w:date="2026-06-10T21:22:00Z"/>
                    <w:sdt>
                      <w:sdtPr>
                        <w:id w:val="-2133110192"/>
                        <w:tag w:val="goog_rdk_52"/>
                      </w:sdtPr>
                      <w:sdtContent>
                        <w:ins w:author="Sarah Sweet" w:id="4" w:date="2026-06-10T21:22:00Z">
                          <w:r w:rsidDel="00000000" w:rsidR="00000000" w:rsidRPr="00000000">
                            <w:rPr>
                              <w:sz w:val="18"/>
                              <w:szCs w:val="18"/>
                              <w:rtl w:val="0"/>
                              <w:rPrChange w:author="Sarah Sweet" w:id="5" w:date="2026-06-10T21:22:00Z">
                                <w:rPr>
                                  <w:sz w:val="18"/>
                                  <w:szCs w:val="18"/>
                                </w:rPr>
                              </w:rPrChange>
                            </w:rPr>
                            <w:t xml:space="preserve">Please review the Vivli AI/ML framework guideline: </w:t>
                          </w:r>
                        </w:ins>
                      </w:sdtContent>
                    </w:sdt>
                    <w:ins w:author="Sarah Sweet" w:id="4" w:date="2026-06-10T21:22:00Z">
                      <w:r w:rsidDel="00000000" w:rsidR="00000000" w:rsidRPr="00000000">
                        <w:fldChar w:fldCharType="begin"/>
                      </w:r>
                      <w:r w:rsidDel="00000000" w:rsidR="00000000" w:rsidRPr="00000000">
                        <w:instrText xml:space="preserve">HYPERLINK "https://vivli.org/vivli_ai-ml_model_requirements"</w:instrText>
                      </w:r>
                      <w:r w:rsidDel="00000000" w:rsidR="00000000" w:rsidRPr="00000000">
                        <w:fldChar w:fldCharType="separate"/>
                      </w:r>
                      <w:r w:rsidDel="00000000" w:rsidR="00000000" w:rsidRPr="00000000">
                        <w:rPr>
                          <w:color w:val="1155cc"/>
                          <w:sz w:val="18"/>
                          <w:szCs w:val="18"/>
                          <w:u w:val="single"/>
                          <w:rtl w:val="0"/>
                        </w:rPr>
                        <w:t xml:space="preserve">https://vivli.org/vivli_ai-ml_model_requirements</w:t>
                      </w:r>
                      <w:r w:rsidDel="00000000" w:rsidR="00000000" w:rsidRPr="00000000">
                        <w:fldChar w:fldCharType="end"/>
                      </w:r>
                      <w:r w:rsidDel="00000000" w:rsidR="00000000" w:rsidRPr="00000000">
                        <w:rPr>
                          <w:rtl w:val="0"/>
                        </w:rPr>
                      </w:r>
                    </w:ins>
                  </w:sdtContent>
                </w:sdt>
              </w:p>
            </w:sdtContent>
          </w:sdt>
          <w:sdt>
            <w:sdtPr>
              <w:id w:val="1367613473"/>
              <w:tag w:val="goog_rdk_56"/>
            </w:sdtPr>
            <w:sdtContent>
              <w:p w:rsidR="00000000" w:rsidDel="00000000" w:rsidP="00000000" w:rsidRDefault="00000000" w:rsidRPr="00000000" w14:paraId="00000125">
                <w:pPr>
                  <w:spacing w:after="240" w:before="240" w:lineRule="auto"/>
                  <w:rPr>
                    <w:ins w:author="Sarah Sweet" w:id="4" w:date="2026-06-10T21:22:00Z"/>
                    <w:color w:val="1155cc"/>
                    <w:sz w:val="18"/>
                    <w:szCs w:val="18"/>
                    <w:u w:val="single"/>
                    <w:rPrChange w:author="Sarah Sweet" w:id="5" w:date="2026-06-10T21:22:00Z">
                      <w:rPr>
                        <w:sz w:val="18"/>
                        <w:szCs w:val="18"/>
                      </w:rPr>
                    </w:rPrChange>
                  </w:rPr>
                </w:pPr>
                <w:sdt>
                  <w:sdtPr>
                    <w:id w:val="1726542145"/>
                    <w:tag w:val="goog_rdk_54"/>
                  </w:sdtPr>
                  <w:sdtContent>
                    <w:ins w:author="Sarah Sweet" w:id="4" w:date="2026-06-10T21:22:00Z"/>
                    <w:sdt>
                      <w:sdtPr>
                        <w:id w:val="768246237"/>
                        <w:tag w:val="goog_rdk_55"/>
                      </w:sdtPr>
                      <w:sdtContent>
                        <w:ins w:author="Sarah Sweet" w:id="4" w:date="2026-06-10T21:22:00Z">
                          <w:r w:rsidDel="00000000" w:rsidR="00000000" w:rsidRPr="00000000">
                            <w:rPr>
                              <w:rtl w:val="0"/>
                            </w:rPr>
                          </w:r>
                        </w:ins>
                      </w:sdtContent>
                    </w:sdt>
                    <w:ins w:author="Sarah Sweet" w:id="4" w:date="2026-06-10T21:22:00Z"/>
                  </w:sdtContent>
                </w:sdt>
              </w:p>
            </w:sdtContent>
          </w:sdt>
          <w:sdt>
            <w:sdtPr>
              <w:id w:val="-96645578"/>
              <w:tag w:val="goog_rdk_60"/>
            </w:sdtPr>
            <w:sdtContent>
              <w:p w:rsidR="00000000" w:rsidDel="00000000" w:rsidP="00000000" w:rsidRDefault="00000000" w:rsidRPr="00000000" w14:paraId="00000126">
                <w:pPr>
                  <w:spacing w:after="240" w:before="240" w:lineRule="auto"/>
                  <w:rPr>
                    <w:ins w:author="Sarah Sweet" w:id="4" w:date="2026-06-10T21:22:00Z"/>
                    <w:sz w:val="18"/>
                    <w:szCs w:val="18"/>
                    <w:rPrChange w:author="Sarah Sweet" w:id="5" w:date="2026-06-10T21:22:00Z">
                      <w:rPr>
                        <w:sz w:val="18"/>
                        <w:szCs w:val="18"/>
                      </w:rPr>
                    </w:rPrChange>
                  </w:rPr>
                </w:pPr>
                <w:sdt>
                  <w:sdtPr>
                    <w:id w:val="431647022"/>
                    <w:tag w:val="goog_rdk_57"/>
                  </w:sdtPr>
                  <w:sdtContent>
                    <w:ins w:author="Sarah Sweet" w:id="4" w:date="2026-06-10T21:22:00Z"/>
                    <w:sdt>
                      <w:sdtPr>
                        <w:id w:val="891980960"/>
                        <w:tag w:val="goog_rdk_58"/>
                      </w:sdtPr>
                      <w:sdtContent>
                        <w:ins w:author="Sarah Sweet" w:id="4" w:date="2026-06-10T21:22:00Z">
                          <w:r w:rsidDel="00000000" w:rsidR="00000000" w:rsidRPr="00000000">
                            <w:rPr>
                              <w:color w:val="1155cc"/>
                              <w:sz w:val="18"/>
                              <w:szCs w:val="18"/>
                              <w:u w:val="single"/>
                              <w:rtl w:val="0"/>
                              <w:rPrChange w:author="Sarah Sweet" w:id="5" w:date="2026-06-10T21:22:00Z">
                                <w:rPr>
                                  <w:sz w:val="18"/>
                                  <w:szCs w:val="18"/>
                                </w:rPr>
                              </w:rPrChange>
                            </w:rPr>
                            <w:t xml:space="preserve">https://app.getguru.com/card/iBKy8ArT/AIML-Request-Not-Allowable-import-andor-export-reasoning </w:t>
                          </w:r>
                        </w:ins>
                      </w:sdtContent>
                    </w:sdt>
                    <w:ins w:author="Sarah Sweet" w:id="4" w:date="2026-06-10T21:22:00Z">
                      <w:sdt>
                        <w:sdtPr>
                          <w:id w:val="-1135916670"/>
                          <w:tag w:val="goog_rdk_59"/>
                        </w:sdtPr>
                        <w:sdtContent>
                          <w:r w:rsidDel="00000000" w:rsidR="00000000" w:rsidRPr="00000000">
                            <w:rPr>
                              <w:rtl w:val="0"/>
                            </w:rPr>
                          </w:r>
                        </w:sdtContent>
                      </w:sdt>
                    </w:ins>
                  </w:sdtContent>
                </w:sdt>
              </w:p>
            </w:sdtContent>
          </w:sdt>
          <w:sdt>
            <w:sdtPr>
              <w:id w:val="1245602129"/>
              <w:tag w:val="goog_rdk_62"/>
            </w:sdtPr>
            <w:sdtContent>
              <w:p w:rsidR="00000000" w:rsidDel="00000000" w:rsidP="00000000" w:rsidRDefault="00000000" w:rsidRPr="00000000" w14:paraId="00000127">
                <w:pPr>
                  <w:rPr>
                    <w:ins w:author="Sarah Sweet" w:id="4" w:date="2026-06-10T21:22:00Z"/>
                    <w:sz w:val="18"/>
                    <w:szCs w:val="18"/>
                  </w:rPr>
                </w:pPr>
                <w:sdt>
                  <w:sdtPr>
                    <w:id w:val="-1464529412"/>
                    <w:tag w:val="goog_rdk_61"/>
                  </w:sdtPr>
                  <w:sdtContent>
                    <w:ins w:author="Sarah Sweet" w:id="4" w:date="2026-06-10T21:22:00Z">
                      <w:r w:rsidDel="00000000" w:rsidR="00000000" w:rsidRPr="00000000">
                        <w:rPr>
                          <w:rtl w:val="0"/>
                        </w:rPr>
                      </w:r>
                    </w:ins>
                  </w:sdtContent>
                </w:sdt>
              </w:p>
            </w:sdtContent>
          </w:sdt>
          <w:sdt>
            <w:sdtPr>
              <w:id w:val="764137675"/>
              <w:tag w:val="goog_rdk_64"/>
            </w:sdtPr>
            <w:sdtContent>
              <w:p w:rsidR="00000000" w:rsidDel="00000000" w:rsidP="00000000" w:rsidRDefault="00000000" w:rsidRPr="00000000" w14:paraId="00000128">
                <w:pPr>
                  <w:rPr>
                    <w:ins w:author="Sarah Sweet" w:id="4" w:date="2026-06-10T21:22:00Z"/>
                    <w:sz w:val="18"/>
                    <w:szCs w:val="18"/>
                  </w:rPr>
                </w:pPr>
                <w:sdt>
                  <w:sdtPr>
                    <w:id w:val="-1896116949"/>
                    <w:tag w:val="goog_rdk_63"/>
                  </w:sdtPr>
                  <w:sdtContent>
                    <w:ins w:author="Sarah Sweet" w:id="4" w:date="2026-06-10T21:22:00Z">
                      <w:r w:rsidDel="00000000" w:rsidR="00000000" w:rsidRPr="00000000">
                        <w:rPr>
                          <w:rtl w:val="0"/>
                        </w:rPr>
                      </w:r>
                    </w:ins>
                  </w:sdtContent>
                </w:sdt>
              </w:p>
            </w:sdtContent>
          </w:sdt>
          <w:p w:rsidR="00000000" w:rsidDel="00000000" w:rsidP="00000000" w:rsidRDefault="00000000" w:rsidRPr="00000000" w14:paraId="00000129">
            <w:pPr>
              <w:rPr/>
            </w:pPr>
            <w:sdt>
              <w:sdtPr>
                <w:id w:val="-1236308469"/>
                <w:tag w:val="goog_rdk_66"/>
              </w:sdtPr>
              <w:sdtContent>
                <w:del w:author="Sarah Sweet" w:id="4" w:date="2026-06-10T21:22:00Z">
                  <w:r w:rsidDel="00000000" w:rsidR="00000000" w:rsidRPr="00000000">
                    <w:rPr>
                      <w:sz w:val="18"/>
                      <w:szCs w:val="18"/>
                      <w:rtl w:val="0"/>
                    </w:rPr>
                    <w:delText xml:space="preserve">https://app.getguru.com/card/iBKy8ArT/AIML-Request-Not-Allowable-</w:delText>
                  </w:r>
                </w:del>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sz w:val="18"/>
                <w:szCs w:val="18"/>
              </w:rPr>
            </w:pPr>
            <w:r w:rsidDel="00000000" w:rsidR="00000000" w:rsidRPr="00000000">
              <w:rPr>
                <w:sz w:val="18"/>
                <w:szCs w:val="18"/>
                <w:rtl w:val="0"/>
              </w:rPr>
              <w:t xml:space="preserve">If the request has &gt;100 studies</w:t>
            </w:r>
          </w:p>
          <w:p w:rsidR="00000000" w:rsidDel="00000000" w:rsidP="00000000" w:rsidRDefault="00000000" w:rsidRPr="00000000" w14:paraId="0000012C">
            <w:pPr>
              <w:rPr/>
            </w:pPr>
            <w:sdt>
              <w:sdtPr>
                <w:id w:val="-326215004"/>
                <w:tag w:val="goog_rdk_67"/>
              </w:sdtPr>
              <w:sdtContent>
                <w:commentRangeStart w:id="7"/>
              </w:sdtContent>
            </w:sdt>
            <w:r w:rsidDel="00000000" w:rsidR="00000000" w:rsidRPr="00000000">
              <w:rPr>
                <w:sz w:val="18"/>
                <w:szCs w:val="18"/>
                <w:rtl w:val="0"/>
              </w:rPr>
              <w:t xml:space="preserve">https://app.getguru.com/card/cdG8aj7i/For-data-requests-with-100-studies</w:t>
            </w:r>
            <w:commentRangeEnd w:id="7"/>
            <w:r w:rsidDel="00000000" w:rsidR="00000000" w:rsidRPr="00000000">
              <w:commentReference w:id="7"/>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sz w:val="18"/>
                <w:szCs w:val="18"/>
                <w:rtl w:val="0"/>
              </w:rPr>
              <w:t xml:space="preserve">If Yes, route to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2E">
            <w:pPr>
              <w:rPr>
                <w:highlight w:val="yellow"/>
              </w:rPr>
            </w:pPr>
            <w:sdt>
              <w:sdtPr>
                <w:id w:val="-968362990"/>
                <w:tag w:val="goog_rdk_69"/>
              </w:sdtPr>
              <w:sdtContent>
                <w:ins w:author="Sarah Sweet" w:id="6" w:date="2026-06-09T19:08:38Z"/>
                <w:sdt>
                  <w:sdtPr>
                    <w:id w:val="1118636338"/>
                    <w:tag w:val="goog_rdk_70"/>
                  </w:sdtPr>
                  <w:sdtContent>
                    <w:ins w:author="Sarah Sweet" w:id="6" w:date="2026-06-09T19:08:38Z">
                      <w:r w:rsidDel="00000000" w:rsidR="00000000" w:rsidRPr="00000000">
                        <w:rPr>
                          <w:sz w:val="18"/>
                          <w:szCs w:val="18"/>
                          <w:highlight w:val="yellow"/>
                          <w:rtl w:val="0"/>
                          <w:rPrChange w:author="Sarah Sweet" w:id="7" w:date="2026-06-09T19:08:38Z">
                            <w:rPr>
                              <w:highlight w:val="yellow"/>
                            </w:rPr>
                          </w:rPrChange>
                        </w:rPr>
                        <w:t xml:space="preserve">Is the data contributor</w:t>
                      </w:r>
                    </w:ins>
                  </w:sdtContent>
                </w:sdt>
                <w:ins w:author="Sarah Sweet" w:id="6" w:date="2026-06-09T19:08:38Z"/>
              </w:sdtContent>
            </w:sdt>
            <w:sdt>
              <w:sdtPr>
                <w:id w:val="1819871193"/>
                <w:tag w:val="goog_rdk_71"/>
              </w:sdtPr>
              <w:sdtContent>
                <w:del w:author="Sarah Sweet" w:id="6" w:date="2026-06-09T19:08:38Z"/>
                <w:sdt>
                  <w:sdtPr>
                    <w:id w:val="-2059370575"/>
                    <w:tag w:val="goog_rdk_72"/>
                  </w:sdtPr>
                  <w:sdtContent>
                    <w:del w:author="Sarah Sweet" w:id="6" w:date="2026-06-09T19:08:38Z">
                      <w:r w:rsidDel="00000000" w:rsidR="00000000" w:rsidRPr="00000000">
                        <w:rPr>
                          <w:sz w:val="18"/>
                          <w:szCs w:val="18"/>
                          <w:highlight w:val="yellow"/>
                          <w:rtl w:val="0"/>
                          <w:rPrChange w:author="Sarah Sweet" w:id="7" w:date="2026-06-09T19:08:38Z">
                            <w:rPr>
                              <w:sz w:val="18"/>
                              <w:szCs w:val="18"/>
                              <w:highlight w:val="yellow"/>
                            </w:rPr>
                          </w:rPrChange>
                        </w:rPr>
                        <w:delText xml:space="preserve">Does the request include a Jaeb study? (</w:delText>
                      </w:r>
                    </w:del>
                  </w:sdtContent>
                </w:sdt>
                <w:del w:author="Sarah Sweet" w:id="6" w:date="2026-06-09T19:08:38Z"/>
              </w:sdtContent>
            </w:sdt>
            <w:r w:rsidDel="00000000" w:rsidR="00000000" w:rsidRPr="00000000">
              <w:rPr>
                <w:sz w:val="18"/>
                <w:szCs w:val="18"/>
                <w:highlight w:val="yellow"/>
                <w:rtl w:val="0"/>
              </w:rPr>
              <w:t xml:space="preserve">Jaeb Center for Health Research Foundation Inc.</w:t>
            </w:r>
            <w:sdt>
              <w:sdtPr>
                <w:id w:val="1297040920"/>
                <w:tag w:val="goog_rdk_73"/>
              </w:sdtPr>
              <w:sdtContent>
                <w:del w:author="Sarah Sweet" w:id="8" w:date="2026-06-09T19:08:45Z">
                  <w:r w:rsidDel="00000000" w:rsidR="00000000" w:rsidRPr="00000000">
                    <w:rPr>
                      <w:sz w:val="18"/>
                      <w:szCs w:val="18"/>
                      <w:highlight w:val="yellow"/>
                      <w:rtl w:val="0"/>
                    </w:rPr>
                    <w:delText xml:space="preserve">)</w:delText>
                  </w:r>
                </w:del>
              </w:sdtContent>
            </w:sdt>
            <w:sdt>
              <w:sdtPr>
                <w:id w:val="1630801353"/>
                <w:tag w:val="goog_rdk_74"/>
              </w:sdtPr>
              <w:sdtContent>
                <w:ins w:author="Sarah Sweet" w:id="8" w:date="2026-06-09T19:08:45Z">
                  <w:r w:rsidDel="00000000" w:rsidR="00000000" w:rsidRPr="00000000">
                    <w:rPr>
                      <w:sz w:val="18"/>
                      <w:szCs w:val="18"/>
                      <w:highlight w:val="yellow"/>
                      <w:rtl w:val="0"/>
                    </w:rPr>
                    <w:t xml:space="preserve">?</w:t>
                  </w:r>
                </w:ins>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sz w:val="18"/>
                <w:szCs w:val="18"/>
                <w:rtl w:val="0"/>
              </w:rPr>
              <w:t xml:space="preserve">If yes, route to a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30">
            <w:pPr>
              <w:rPr>
                <w:sz w:val="18"/>
                <w:szCs w:val="18"/>
              </w:rPr>
            </w:pPr>
            <w:r w:rsidDel="00000000" w:rsidR="00000000" w:rsidRPr="00000000">
              <w:rPr>
                <w:sz w:val="18"/>
                <w:szCs w:val="18"/>
                <w:rtl w:val="0"/>
              </w:rPr>
              <w:t xml:space="preserve">Do any of the </w:t>
            </w:r>
            <w:r w:rsidDel="00000000" w:rsidR="00000000" w:rsidRPr="00000000">
              <w:rPr>
                <w:color w:val="000000"/>
                <w:sz w:val="18"/>
                <w:szCs w:val="18"/>
                <w:rtl w:val="0"/>
              </w:rPr>
              <w:t xml:space="preserve">embargoed</w:t>
            </w:r>
            <w:sdt>
              <w:sdtPr>
                <w:id w:val="1410593543"/>
                <w:tag w:val="goog_rdk_75"/>
              </w:sdtPr>
              <w:sdtContent>
                <w:del w:author="Amrutha Baskaran" w:id="9" w:date="2026-06-09T15:30:57Z">
                  <w:r w:rsidDel="00000000" w:rsidR="00000000" w:rsidRPr="00000000">
                    <w:rPr>
                      <w:color w:val="000000"/>
                      <w:sz w:val="18"/>
                      <w:szCs w:val="18"/>
                      <w:rtl w:val="0"/>
                    </w:rPr>
                    <w:delText xml:space="preserve"> </w:delText>
                  </w:r>
                </w:del>
              </w:sdtContent>
            </w:sdt>
            <w:r w:rsidDel="00000000" w:rsidR="00000000" w:rsidRPr="00000000">
              <w:rPr>
                <w:color w:val="000000"/>
                <w:sz w:val="18"/>
                <w:szCs w:val="18"/>
                <w:rtl w:val="0"/>
              </w:rPr>
              <w:t xml:space="preserve"> </w:t>
            </w:r>
            <w:r w:rsidDel="00000000" w:rsidR="00000000" w:rsidRPr="00000000">
              <w:rPr>
                <w:sz w:val="18"/>
                <w:szCs w:val="18"/>
                <w:rtl w:val="0"/>
              </w:rPr>
              <w:t xml:space="preserve">research team</w:t>
            </w:r>
            <w:r w:rsidDel="00000000" w:rsidR="00000000" w:rsidRPr="00000000">
              <w:rPr>
                <w:sz w:val="18"/>
                <w:szCs w:val="18"/>
                <w:rtl w:val="0"/>
              </w:rPr>
              <w:t xml:space="preserve"> have these names or email addresses?</w:t>
            </w:r>
          </w:p>
          <w:sdt>
            <w:sdtPr>
              <w:id w:val="-1924933090"/>
              <w:tag w:val="goog_rdk_77"/>
            </w:sdtPr>
            <w:sdtContent>
              <w:p w:rsidR="00000000" w:rsidDel="00000000" w:rsidP="00000000" w:rsidRDefault="00000000" w:rsidRPr="00000000" w14:paraId="00000131">
                <w:pPr>
                  <w:rPr>
                    <w:ins w:author="Sarah Sweet" w:id="10" w:date="2026-06-10T21:37:19Z"/>
                    <w:color w:val="1155cc"/>
                    <w:sz w:val="18"/>
                    <w:szCs w:val="18"/>
                    <w:u w:val="single"/>
                  </w:rPr>
                </w:pPr>
                <w:hyperlink r:id="rId32">
                  <w:r w:rsidDel="00000000" w:rsidR="00000000" w:rsidRPr="00000000">
                    <w:rPr>
                      <w:color w:val="1155cc"/>
                      <w:sz w:val="18"/>
                      <w:szCs w:val="18"/>
                      <w:u w:val="single"/>
                      <w:rtl w:val="0"/>
                    </w:rPr>
                    <w:t xml:space="preserve">https://app.getguru.com/card/TrEkaeBc/5535-Research-teams-under-embargo</w:t>
                  </w:r>
                </w:hyperlink>
                <w:sdt>
                  <w:sdtPr>
                    <w:id w:val="293052382"/>
                    <w:tag w:val="goog_rdk_76"/>
                  </w:sdtPr>
                  <w:sdtContent>
                    <w:ins w:author="Sarah Sweet" w:id="10" w:date="2026-06-10T21:37:19Z">
                      <w:r w:rsidDel="00000000" w:rsidR="00000000" w:rsidRPr="00000000">
                        <w:rPr>
                          <w:rtl w:val="0"/>
                        </w:rPr>
                      </w:r>
                    </w:ins>
                  </w:sdtContent>
                </w:sdt>
              </w:p>
            </w:sdtContent>
          </w:sdt>
          <w:sdt>
            <w:sdtPr>
              <w:id w:val="-549216540"/>
              <w:tag w:val="goog_rdk_79"/>
            </w:sdtPr>
            <w:sdtContent>
              <w:p w:rsidR="00000000" w:rsidDel="00000000" w:rsidP="00000000" w:rsidRDefault="00000000" w:rsidRPr="00000000" w14:paraId="00000132">
                <w:pPr>
                  <w:rPr>
                    <w:ins w:author="Sarah Sweet" w:id="10" w:date="2026-06-10T21:37:19Z"/>
                    <w:color w:val="1155cc"/>
                    <w:sz w:val="18"/>
                    <w:szCs w:val="18"/>
                    <w:u w:val="single"/>
                  </w:rPr>
                </w:pPr>
                <w:sdt>
                  <w:sdtPr>
                    <w:id w:val="-1015057866"/>
                    <w:tag w:val="goog_rdk_78"/>
                  </w:sdtPr>
                  <w:sdtContent>
                    <w:ins w:author="Sarah Sweet" w:id="10" w:date="2026-06-10T21:37:19Z">
                      <w:r w:rsidDel="00000000" w:rsidR="00000000" w:rsidRPr="00000000">
                        <w:rPr>
                          <w:rtl w:val="0"/>
                        </w:rPr>
                      </w:r>
                    </w:ins>
                  </w:sdtContent>
                </w:sdt>
              </w:p>
            </w:sdtContent>
          </w:sdt>
          <w:sdt>
            <w:sdtPr>
              <w:id w:val="200481414"/>
              <w:tag w:val="goog_rdk_81"/>
            </w:sdtPr>
            <w:sdtContent>
              <w:p w:rsidR="00000000" w:rsidDel="00000000" w:rsidP="00000000" w:rsidRDefault="00000000" w:rsidRPr="00000000" w14:paraId="00000133">
                <w:pPr>
                  <w:rPr>
                    <w:ins w:author="Sarah Sweet" w:id="10" w:date="2026-06-10T21:37:19Z"/>
                    <w:color w:val="1155cc"/>
                    <w:sz w:val="18"/>
                    <w:szCs w:val="18"/>
                    <w:u w:val="single"/>
                  </w:rPr>
                </w:pPr>
                <w:sdt>
                  <w:sdtPr>
                    <w:id w:val="-1324621977"/>
                    <w:tag w:val="goog_rdk_80"/>
                  </w:sdtPr>
                  <w:sdtContent>
                    <w:ins w:author="Sarah Sweet" w:id="10" w:date="2026-06-10T21:37:19Z">
                      <w:r w:rsidDel="00000000" w:rsidR="00000000" w:rsidRPr="00000000">
                        <w:rPr>
                          <w:rtl w:val="0"/>
                        </w:rPr>
                      </w:r>
                    </w:ins>
                  </w:sdtContent>
                </w:sdt>
              </w:p>
            </w:sdtContent>
          </w:sdt>
          <w:sdt>
            <w:sdtPr>
              <w:id w:val="-2093561959"/>
              <w:tag w:val="goog_rdk_84"/>
            </w:sdtPr>
            <w:sdtContent>
              <w:p w:rsidR="00000000" w:rsidDel="00000000" w:rsidP="00000000" w:rsidRDefault="00000000" w:rsidRPr="00000000" w14:paraId="00000134">
                <w:pPr>
                  <w:rPr>
                    <w:del w:author="Sarah Sweet" w:id="11" w:date="2026-06-10T21:39:08Z"/>
                    <w:sz w:val="18"/>
                    <w:szCs w:val="18"/>
                  </w:rPr>
                </w:pPr>
                <w:sdt>
                  <w:sdtPr>
                    <w:id w:val="1481792101"/>
                    <w:tag w:val="goog_rdk_83"/>
                  </w:sdtPr>
                  <w:sdtContent>
                    <w:del w:author="Sarah Sweet" w:id="11" w:date="2026-06-10T21:39:08Z">
                      <w:r w:rsidDel="00000000" w:rsidR="00000000" w:rsidRPr="00000000">
                        <w:rPr>
                          <w:rtl w:val="0"/>
                        </w:rPr>
                      </w:r>
                    </w:del>
                  </w:sdtContent>
                </w:sdt>
              </w:p>
            </w:sdtContent>
          </w:sdt>
          <w:sdt>
            <w:sdtPr>
              <w:id w:val="263910886"/>
              <w:tag w:val="goog_rdk_86"/>
            </w:sdtPr>
            <w:sdtContent>
              <w:p w:rsidR="00000000" w:rsidDel="00000000" w:rsidP="00000000" w:rsidRDefault="00000000" w:rsidRPr="00000000" w14:paraId="00000135">
                <w:pPr>
                  <w:rPr>
                    <w:del w:author="Sarah Sweet" w:id="11" w:date="2026-06-10T21:39:08Z"/>
                  </w:rPr>
                </w:pPr>
                <w:sdt>
                  <w:sdtPr>
                    <w:id w:val="1242491292"/>
                    <w:tag w:val="goog_rdk_85"/>
                  </w:sdtPr>
                  <w:sdtContent>
                    <w:del w:author="Sarah Sweet" w:id="11" w:date="2026-06-10T21:39:08Z">
                      <w:r w:rsidDel="00000000" w:rsidR="00000000" w:rsidRPr="00000000">
                        <w:rPr>
                          <w:rtl w:val="0"/>
                        </w:rPr>
                      </w:r>
                    </w:del>
                  </w:sdtContent>
                </w:sdt>
              </w:p>
            </w:sdtContent>
          </w:sdt>
          <w:p w:rsidR="00000000" w:rsidDel="00000000" w:rsidP="00000000" w:rsidRDefault="00000000" w:rsidRPr="00000000" w14:paraId="00000136">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37">
            <w:pPr>
              <w:rPr>
                <w:sz w:val="18"/>
                <w:szCs w:val="18"/>
              </w:rPr>
            </w:pPr>
            <w:r w:rsidDel="00000000" w:rsidR="00000000" w:rsidRPr="00000000">
              <w:rPr>
                <w:sz w:val="18"/>
                <w:szCs w:val="18"/>
                <w:rtl w:val="0"/>
              </w:rPr>
              <w:t xml:space="preserve">If yes, route to a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sz w:val="18"/>
                <w:szCs w:val="18"/>
              </w:rPr>
            </w:pPr>
            <w:r w:rsidDel="00000000" w:rsidR="00000000" w:rsidRPr="00000000">
              <w:rPr>
                <w:sz w:val="18"/>
                <w:szCs w:val="18"/>
                <w:rtl w:val="0"/>
              </w:rPr>
              <w:t xml:space="preserve">Does the research proposal mention anything about reporting on the data sharing process, metrics, timelines or accessing data or timeliness of the Data Use Agreement? </w:t>
            </w:r>
          </w:p>
          <w:sdt>
            <w:sdtPr>
              <w:id w:val="240273024"/>
              <w:tag w:val="goog_rdk_90"/>
            </w:sdtPr>
            <w:sdtContent>
              <w:p w:rsidR="00000000" w:rsidDel="00000000" w:rsidP="00000000" w:rsidRDefault="00000000" w:rsidRPr="00000000" w14:paraId="00000139">
                <w:pPr>
                  <w:rPr>
                    <w:ins w:author="Sarah Sweet" w:id="13" w:date="2026-06-10T21:31:50Z"/>
                    <w:sz w:val="18"/>
                    <w:szCs w:val="18"/>
                    <w:highlight w:val="yellow"/>
                  </w:rPr>
                </w:pPr>
                <w:sdt>
                  <w:sdtPr>
                    <w:id w:val="1517495751"/>
                    <w:tag w:val="goog_rdk_88"/>
                  </w:sdtPr>
                  <w:sdtContent>
                    <w:del w:author="Sarah Sweet" w:id="12" w:date="2026-06-10T21:31:48Z">
                      <w:r w:rsidDel="00000000" w:rsidR="00000000" w:rsidRPr="00000000">
                        <w:rPr>
                          <w:sz w:val="18"/>
                          <w:szCs w:val="18"/>
                          <w:highlight w:val="yellow"/>
                          <w:rtl w:val="0"/>
                        </w:rPr>
                        <w:delText xml:space="preserve">Provide keywords</w:delText>
                      </w:r>
                    </w:del>
                  </w:sdtContent>
                </w:sdt>
                <w:sdt>
                  <w:sdtPr>
                    <w:id w:val="-509996695"/>
                    <w:tag w:val="goog_rdk_89"/>
                  </w:sdtPr>
                  <w:sdtContent>
                    <w:ins w:author="Sarah Sweet" w:id="13" w:date="2026-06-10T21:31:50Z">
                      <w:r w:rsidDel="00000000" w:rsidR="00000000" w:rsidRPr="00000000">
                        <w:rPr>
                          <w:sz w:val="18"/>
                          <w:szCs w:val="18"/>
                          <w:highlight w:val="yellow"/>
                          <w:rtl w:val="0"/>
                        </w:rPr>
                        <w:t xml:space="preserve">Ex) Vivli data request #11986</w:t>
                      </w:r>
                    </w:ins>
                  </w:sdtContent>
                </w:sdt>
              </w:p>
            </w:sdtContent>
          </w:sdt>
          <w:p w:rsidR="00000000" w:rsidDel="00000000" w:rsidP="00000000" w:rsidRDefault="00000000" w:rsidRPr="00000000" w14:paraId="0000013A">
            <w:pPr>
              <w:rPr>
                <w:sz w:val="18"/>
                <w:szCs w:val="18"/>
                <w:highlight w:val="yellow"/>
              </w:rPr>
            </w:pPr>
            <w:sdt>
              <w:sdtPr>
                <w:id w:val="-795870943"/>
                <w:tag w:val="goog_rdk_91"/>
              </w:sdtPr>
              <w:sdtContent>
                <w:ins w:author="Sarah Sweet" w:id="13" w:date="2026-06-10T21:31:50Z">
                  <w:r w:rsidDel="00000000" w:rsidR="00000000" w:rsidRPr="00000000">
                    <w:rPr>
                      <w:sz w:val="18"/>
                      <w:szCs w:val="18"/>
                      <w:highlight w:val="yellow"/>
                      <w:rtl w:val="0"/>
                    </w:rPr>
                    <w:t xml:space="preserve">Key words and phrases: “accessible IPD”, “accessible data”, “refuses to share”, “sharing process has not started”, “sharing timeline”</w:t>
                  </w:r>
                </w:ins>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sz w:val="18"/>
                <w:szCs w:val="18"/>
                <w:rtl w:val="0"/>
              </w:rPr>
              <w:t xml:space="preserve">This may need to be picked up in the final review by a human, but if found, route to Vivli admin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1376849246"/>
              <w:tag w:val="goog_rdk_96"/>
            </w:sdtPr>
            <w:sdtContent>
              <w:p w:rsidR="00000000" w:rsidDel="00000000" w:rsidP="00000000" w:rsidRDefault="00000000" w:rsidRPr="00000000" w14:paraId="0000013C">
                <w:pPr>
                  <w:rPr>
                    <w:del w:author="Sarah Sweet" w:id="14" w:date="2026-06-09T19:00:02Z"/>
                    <w:sz w:val="18"/>
                    <w:szCs w:val="18"/>
                  </w:rPr>
                </w:pPr>
                <w:sdt>
                  <w:sdtPr>
                    <w:id w:val="-968283680"/>
                    <w:tag w:val="goog_rdk_93"/>
                  </w:sdtPr>
                  <w:sdtContent>
                    <w:del w:author="Sarah Sweet" w:id="14" w:date="2026-06-09T19:00:02Z"/>
                    <w:sdt>
                      <w:sdtPr>
                        <w:id w:val="917059112"/>
                        <w:tag w:val="goog_rdk_94"/>
                      </w:sdtPr>
                      <w:sdtContent>
                        <w:commentRangeStart w:id="8"/>
                      </w:sdtContent>
                    </w:sdt>
                    <w:del w:author="Sarah Sweet" w:id="14" w:date="2026-06-09T19:00:02Z">
                      <w:sdt>
                        <w:sdtPr>
                          <w:id w:val="-656586730"/>
                          <w:tag w:val="goog_rdk_95"/>
                        </w:sdtPr>
                        <w:sdtContent>
                          <w:commentRangeStart w:id="9"/>
                        </w:sdtContent>
                      </w:sdt>
                      <w:r w:rsidDel="00000000" w:rsidR="00000000" w:rsidRPr="00000000">
                        <w:rPr>
                          <w:sz w:val="18"/>
                          <w:szCs w:val="18"/>
                          <w:rtl w:val="0"/>
                        </w:rPr>
                        <w:delText xml:space="preserve">Is this researcher from an embargoed institution</w:delText>
                      </w:r>
                      <w:commentRangeEnd w:id="8"/>
                      <w:r w:rsidDel="00000000" w:rsidR="00000000" w:rsidRPr="00000000">
                        <w:commentReference w:id="8"/>
                      </w:r>
                      <w:commentRangeEnd w:id="9"/>
                      <w:r w:rsidDel="00000000" w:rsidR="00000000" w:rsidRPr="00000000">
                        <w:commentReference w:id="9"/>
                      </w:r>
                      <w:r w:rsidDel="00000000" w:rsidR="00000000" w:rsidRPr="00000000">
                        <w:rPr>
                          <w:sz w:val="18"/>
                          <w:szCs w:val="18"/>
                          <w:rtl w:val="0"/>
                        </w:rPr>
                        <w:delText xml:space="preserve">? Search the Internal Notes field for "Embargoed" If so, reach out to COO on next steps communicating to the PI and the Institution. The researcher is affiliated with an embargoed institution (identified by reviewing the Internal Notes field for "Embargoed").</w:delText>
                      </w:r>
                    </w:del>
                  </w:sdtContent>
                </w:sdt>
              </w:p>
            </w:sdtContent>
          </w:sdt>
          <w:p w:rsidR="00000000" w:rsidDel="00000000" w:rsidP="00000000" w:rsidRDefault="00000000" w:rsidRPr="00000000" w14:paraId="0000013D">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sdt>
              <w:sdtPr>
                <w:id w:val="-1211845556"/>
                <w:tag w:val="goog_rdk_98"/>
              </w:sdtPr>
              <w:sdtContent>
                <w:del w:author="Sarah Sweet" w:id="14" w:date="2026-06-09T19:00:02Z">
                  <w:r w:rsidDel="00000000" w:rsidR="00000000" w:rsidRPr="00000000">
                    <w:rPr>
                      <w:sz w:val="18"/>
                      <w:szCs w:val="18"/>
                      <w:rtl w:val="0"/>
                    </w:rPr>
                    <w:delText xml:space="preserve"> If yes, route to a Vivli admin</w:delText>
                  </w:r>
                </w:del>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sz w:val="18"/>
                <w:szCs w:val="18"/>
              </w:rPr>
            </w:pPr>
            <w:r w:rsidDel="00000000" w:rsidR="00000000" w:rsidRPr="00000000">
              <w:rPr>
                <w:sz w:val="18"/>
                <w:szCs w:val="18"/>
                <w:rtl w:val="0"/>
              </w:rPr>
              <w:t xml:space="preserve">Is this a collaboration request?</w:t>
            </w:r>
          </w:p>
          <w:p w:rsidR="00000000" w:rsidDel="00000000" w:rsidP="00000000" w:rsidRDefault="00000000" w:rsidRPr="00000000" w14:paraId="00000140">
            <w:pPr>
              <w:rPr>
                <w:sz w:val="18"/>
                <w:szCs w:val="18"/>
              </w:rPr>
            </w:pPr>
            <w:r w:rsidDel="00000000" w:rsidR="00000000" w:rsidRPr="00000000">
              <w:rPr>
                <w:sz w:val="18"/>
                <w:szCs w:val="18"/>
                <w:rtl w:val="0"/>
              </w:rPr>
              <w:t xml:space="preserve">The request includes the key words “collaboration”, “collaborating” or a “collaboration request”. Type: Pre-form Check Response: Route to a human reviewer for collaboration request handling.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sz w:val="18"/>
                <w:szCs w:val="18"/>
                <w:rtl w:val="0"/>
              </w:rPr>
              <w:t xml:space="preserve"> If yes, route to a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2">
            <w:pPr>
              <w:rPr>
                <w:sz w:val="18"/>
                <w:szCs w:val="18"/>
              </w:rPr>
            </w:pPr>
            <w:r w:rsidDel="00000000" w:rsidR="00000000" w:rsidRPr="00000000">
              <w:rPr>
                <w:sz w:val="18"/>
                <w:szCs w:val="18"/>
                <w:rtl w:val="0"/>
              </w:rPr>
              <w:t xml:space="preserve">Is this a summary-level or document-only data request?</w:t>
            </w:r>
          </w:p>
          <w:sdt>
            <w:sdtPr>
              <w:id w:val="402085005"/>
              <w:tag w:val="goog_rdk_100"/>
            </w:sdtPr>
            <w:sdtContent>
              <w:p w:rsidR="00000000" w:rsidDel="00000000" w:rsidP="00000000" w:rsidRDefault="00000000" w:rsidRPr="00000000" w14:paraId="00000143">
                <w:pPr>
                  <w:rPr>
                    <w:ins w:author="Sarah Sweet" w:id="15" w:date="2026-06-10T21:38:13Z"/>
                    <w:sz w:val="18"/>
                    <w:szCs w:val="18"/>
                  </w:rPr>
                </w:pPr>
                <w:r w:rsidDel="00000000" w:rsidR="00000000" w:rsidRPr="00000000">
                  <w:rPr>
                    <w:sz w:val="18"/>
                    <w:szCs w:val="18"/>
                    <w:rtl w:val="0"/>
                  </w:rPr>
                  <w:t xml:space="preserve">The request is for summary-level data or documents only. This may be identified through the Purpose of Analysis field or by references indicating that only summary-level data or documents (e.g., clinical study reports) are requested. </w:t>
                </w:r>
                <w:sdt>
                  <w:sdtPr>
                    <w:id w:val="1716575255"/>
                    <w:tag w:val="goog_rdk_99"/>
                  </w:sdtPr>
                  <w:sdtContent>
                    <w:ins w:author="Sarah Sweet" w:id="15" w:date="2026-06-10T21:38:13Z">
                      <w:r w:rsidDel="00000000" w:rsidR="00000000" w:rsidRPr="00000000">
                        <w:rPr>
                          <w:rtl w:val="0"/>
                        </w:rPr>
                      </w:r>
                    </w:ins>
                  </w:sdtContent>
                </w:sdt>
              </w:p>
            </w:sdtContent>
          </w:sdt>
          <w:p w:rsidR="00000000" w:rsidDel="00000000" w:rsidP="00000000" w:rsidRDefault="00000000" w:rsidRPr="00000000" w14:paraId="00000144">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sz w:val="18"/>
                <w:szCs w:val="18"/>
                <w:rtl w:val="0"/>
              </w:rPr>
              <w:t xml:space="preserve">If yes, route to a Vivli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6">
            <w:pPr>
              <w:rPr>
                <w:sz w:val="18"/>
                <w:szCs w:val="18"/>
              </w:rPr>
            </w:pPr>
            <w:r w:rsidDel="00000000" w:rsidR="00000000" w:rsidRPr="00000000">
              <w:rPr>
                <w:sz w:val="18"/>
                <w:szCs w:val="18"/>
                <w:rtl w:val="0"/>
              </w:rPr>
              <w:t xml:space="preserve">Are any studies under embargo? Check the Guru card for studies that are under embargo: </w:t>
            </w:r>
            <w:r w:rsidDel="00000000" w:rsidR="00000000" w:rsidRPr="00000000">
              <w:rPr>
                <w:sz w:val="18"/>
                <w:szCs w:val="18"/>
                <w:rtl w:val="0"/>
              </w:rPr>
              <w:t xml:space="preserve">https://app.getguru.com/card/igqdME9T/Study-list-Studies-under-embargo  </w:t>
            </w:r>
          </w:p>
          <w:p w:rsidR="00000000" w:rsidDel="00000000" w:rsidP="00000000" w:rsidRDefault="00000000" w:rsidRPr="00000000" w14:paraId="00000147">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8">
            <w:pPr>
              <w:rPr>
                <w:sz w:val="18"/>
                <w:szCs w:val="18"/>
              </w:rPr>
            </w:pPr>
            <w:r w:rsidDel="00000000" w:rsidR="00000000" w:rsidRPr="00000000">
              <w:rPr>
                <w:sz w:val="18"/>
                <w:szCs w:val="18"/>
                <w:rtl w:val="0"/>
              </w:rPr>
              <w:t xml:space="preserve">If yes, route to a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9">
            <w:pPr>
              <w:rPr>
                <w:sz w:val="18"/>
                <w:szCs w:val="18"/>
              </w:rPr>
            </w:pPr>
            <w:r w:rsidDel="00000000" w:rsidR="00000000" w:rsidRPr="00000000">
              <w:rPr>
                <w:sz w:val="18"/>
                <w:szCs w:val="18"/>
                <w:rtl w:val="0"/>
              </w:rPr>
              <w:t xml:space="preserve">Is the data Contributor Johns Hopkins University?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A">
            <w:pPr>
              <w:rPr>
                <w:sz w:val="18"/>
                <w:szCs w:val="18"/>
              </w:rPr>
            </w:pPr>
            <w:r w:rsidDel="00000000" w:rsidR="00000000" w:rsidRPr="00000000">
              <w:rPr>
                <w:sz w:val="18"/>
                <w:szCs w:val="18"/>
                <w:rtl w:val="0"/>
              </w:rPr>
              <w:t xml:space="preserve">If yes, route to a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B">
            <w:pPr>
              <w:rPr>
                <w:sz w:val="18"/>
                <w:szCs w:val="18"/>
              </w:rPr>
            </w:pPr>
            <w:r w:rsidDel="00000000" w:rsidR="00000000" w:rsidRPr="00000000">
              <w:rPr>
                <w:sz w:val="18"/>
                <w:szCs w:val="18"/>
                <w:rtl w:val="0"/>
              </w:rPr>
              <w:t xml:space="preserve">Does the title of the request contain “Gates Imaging”?</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C">
            <w:pPr>
              <w:rPr>
                <w:sz w:val="18"/>
                <w:szCs w:val="18"/>
              </w:rPr>
            </w:pPr>
            <w:r w:rsidDel="00000000" w:rsidR="00000000" w:rsidRPr="00000000">
              <w:rPr>
                <w:sz w:val="18"/>
                <w:szCs w:val="18"/>
                <w:rtl w:val="0"/>
              </w:rPr>
              <w:t xml:space="preserve">If yes, route to a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D">
            <w:pPr>
              <w:rPr>
                <w:sz w:val="18"/>
                <w:szCs w:val="18"/>
              </w:rPr>
            </w:pPr>
            <w:r w:rsidDel="00000000" w:rsidR="00000000" w:rsidRPr="00000000">
              <w:rPr>
                <w:sz w:val="18"/>
                <w:szCs w:val="18"/>
                <w:rtl w:val="0"/>
              </w:rPr>
              <w:t xml:space="preserve">Is the request only for studies with the data contributor ‘Merck’ (note this is a different data contributor to Merck KGaA)?</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4E">
            <w:pPr>
              <w:rPr>
                <w:sz w:val="18"/>
                <w:szCs w:val="18"/>
              </w:rPr>
            </w:pPr>
            <w:r w:rsidDel="00000000" w:rsidR="00000000" w:rsidRPr="00000000">
              <w:rPr>
                <w:sz w:val="18"/>
                <w:szCs w:val="18"/>
                <w:rtl w:val="0"/>
              </w:rPr>
              <w:t xml:space="preserve">If yes, route to a Vivli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603684010"/>
              <w:tag w:val="goog_rdk_102"/>
            </w:sdtPr>
            <w:sdtContent>
              <w:p w:rsidR="00000000" w:rsidDel="00000000" w:rsidP="00000000" w:rsidRDefault="00000000" w:rsidRPr="00000000" w14:paraId="0000014F">
                <w:pPr>
                  <w:rPr>
                    <w:ins w:author="Sarah Sweet" w:id="16" w:date="2026-06-10T21:39:42Z"/>
                    <w:sz w:val="18"/>
                    <w:szCs w:val="18"/>
                  </w:rPr>
                </w:pPr>
                <w:r w:rsidDel="00000000" w:rsidR="00000000" w:rsidRPr="00000000">
                  <w:rPr>
                    <w:sz w:val="18"/>
                    <w:szCs w:val="18"/>
                    <w:rtl w:val="0"/>
                  </w:rPr>
                  <w:t xml:space="preserve">Has the same researcher submitted more than one request in the same 24 hours? (This is probably a duplicate request)</w:t>
                </w:r>
                <w:sdt>
                  <w:sdtPr>
                    <w:id w:val="-1233145547"/>
                    <w:tag w:val="goog_rdk_101"/>
                  </w:sdtPr>
                  <w:sdtContent>
                    <w:ins w:author="Sarah Sweet" w:id="16" w:date="2026-06-10T21:39:42Z">
                      <w:r w:rsidDel="00000000" w:rsidR="00000000" w:rsidRPr="00000000">
                        <w:rPr>
                          <w:rtl w:val="0"/>
                        </w:rPr>
                      </w:r>
                    </w:ins>
                  </w:sdtContent>
                </w:sdt>
              </w:p>
            </w:sdtContent>
          </w:sdt>
          <w:sdt>
            <w:sdtPr>
              <w:id w:val="1023474982"/>
              <w:tag w:val="goog_rdk_104"/>
            </w:sdtPr>
            <w:sdtContent>
              <w:p w:rsidR="00000000" w:rsidDel="00000000" w:rsidP="00000000" w:rsidRDefault="00000000" w:rsidRPr="00000000" w14:paraId="00000150">
                <w:pPr>
                  <w:rPr>
                    <w:ins w:author="Sarah Sweet" w:id="16" w:date="2026-06-10T21:39:42Z"/>
                    <w:sz w:val="18"/>
                    <w:szCs w:val="18"/>
                  </w:rPr>
                </w:pPr>
                <w:sdt>
                  <w:sdtPr>
                    <w:id w:val="-1663090421"/>
                    <w:tag w:val="goog_rdk_103"/>
                  </w:sdtPr>
                  <w:sdtContent>
                    <w:ins w:author="Sarah Sweet" w:id="16" w:date="2026-06-10T21:39:42Z">
                      <w:r w:rsidDel="00000000" w:rsidR="00000000" w:rsidRPr="00000000">
                        <w:rPr>
                          <w:rtl w:val="0"/>
                        </w:rPr>
                      </w:r>
                    </w:ins>
                  </w:sdtContent>
                </w:sdt>
              </w:p>
            </w:sdtContent>
          </w:sdt>
          <w:sdt>
            <w:sdtPr>
              <w:id w:val="-1073587632"/>
              <w:tag w:val="goog_rdk_106"/>
            </w:sdtPr>
            <w:sdtContent>
              <w:p w:rsidR="00000000" w:rsidDel="00000000" w:rsidP="00000000" w:rsidRDefault="00000000" w:rsidRPr="00000000" w14:paraId="00000151">
                <w:pPr>
                  <w:rPr>
                    <w:ins w:author="Sarah Sweet" w:id="16" w:date="2026-06-10T21:39:42Z"/>
                    <w:sz w:val="18"/>
                    <w:szCs w:val="18"/>
                  </w:rPr>
                </w:pPr>
                <w:sdt>
                  <w:sdtPr>
                    <w:id w:val="633482623"/>
                    <w:tag w:val="goog_rdk_105"/>
                  </w:sdtPr>
                  <w:sdtContent>
                    <w:ins w:author="Sarah Sweet" w:id="16" w:date="2026-06-10T21:39:42Z">
                      <w:r w:rsidDel="00000000" w:rsidR="00000000" w:rsidRPr="00000000">
                        <w:rPr>
                          <w:sz w:val="18"/>
                          <w:szCs w:val="18"/>
                          <w:rtl w:val="0"/>
                        </w:rPr>
                        <w:t xml:space="preserve">Provide guru card links: https://app.getguru.com/card/TapxnjGc/Duplicate-Data-Requests-Sample-emails  </w:t>
                      </w:r>
                    </w:ins>
                  </w:sdtContent>
                </w:sdt>
              </w:p>
            </w:sdtContent>
          </w:sdt>
          <w:sdt>
            <w:sdtPr>
              <w:id w:val="-1848375601"/>
              <w:tag w:val="goog_rdk_109"/>
            </w:sdtPr>
            <w:sdtContent>
              <w:p w:rsidR="00000000" w:rsidDel="00000000" w:rsidP="00000000" w:rsidRDefault="00000000" w:rsidRPr="00000000" w14:paraId="00000152">
                <w:pPr>
                  <w:rPr>
                    <w:ins w:author="Sarah Sweet" w:id="16" w:date="2026-06-10T21:39:42Z"/>
                    <w:sz w:val="18"/>
                    <w:szCs w:val="18"/>
                    <w:rPrChange w:author="Sarah Sweet" w:id="17" w:date="2026-06-10T21:39:42Z">
                      <w:rPr>
                        <w:sz w:val="18"/>
                        <w:szCs w:val="18"/>
                      </w:rPr>
                    </w:rPrChange>
                  </w:rPr>
                </w:pPr>
                <w:sdt>
                  <w:sdtPr>
                    <w:id w:val="1438745165"/>
                    <w:tag w:val="goog_rdk_107"/>
                  </w:sdtPr>
                  <w:sdtContent>
                    <w:ins w:author="Sarah Sweet" w:id="16" w:date="2026-06-10T21:39:42Z"/>
                    <w:sdt>
                      <w:sdtPr>
                        <w:id w:val="938671926"/>
                        <w:tag w:val="goog_rdk_108"/>
                      </w:sdtPr>
                      <w:sdtContent>
                        <w:ins w:author="Sarah Sweet" w:id="16" w:date="2026-06-10T21:39:42Z">
                          <w:r w:rsidDel="00000000" w:rsidR="00000000" w:rsidRPr="00000000">
                            <w:rPr>
                              <w:sz w:val="18"/>
                              <w:szCs w:val="18"/>
                              <w:rtl w:val="0"/>
                              <w:rPrChange w:author="Sarah Sweet" w:id="17" w:date="2026-06-10T21:39:42Z">
                                <w:rPr>
                                  <w:sz w:val="18"/>
                                  <w:szCs w:val="18"/>
                                </w:rPr>
                              </w:rPrChange>
                            </w:rPr>
                            <w:t xml:space="preserve">https://app.getguru.com/card/T5pMX4dc/Duplicate-Data-Requestwith-approved-Vivli-request </w:t>
                          </w:r>
                        </w:ins>
                      </w:sdtContent>
                    </w:sdt>
                    <w:ins w:author="Sarah Sweet" w:id="16" w:date="2026-06-10T21:39:42Z"/>
                  </w:sdtContent>
                </w:sdt>
              </w:p>
            </w:sdtContent>
          </w:sdt>
          <w:p w:rsidR="00000000" w:rsidDel="00000000" w:rsidP="00000000" w:rsidRDefault="00000000" w:rsidRPr="00000000" w14:paraId="00000153">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54">
            <w:pPr>
              <w:rPr>
                <w:sz w:val="18"/>
                <w:szCs w:val="18"/>
              </w:rPr>
            </w:pPr>
            <w:r w:rsidDel="00000000" w:rsidR="00000000" w:rsidRPr="00000000">
              <w:rPr>
                <w:sz w:val="18"/>
                <w:szCs w:val="18"/>
                <w:rtl w:val="0"/>
              </w:rPr>
              <w:t xml:space="preserve">I</w:t>
            </w:r>
            <w:sdt>
              <w:sdtPr>
                <w:id w:val="686331622"/>
                <w:tag w:val="goog_rdk_110"/>
              </w:sdtPr>
              <w:sdtContent>
                <w:commentRangeStart w:id="10"/>
              </w:sdtContent>
            </w:sdt>
            <w:r w:rsidDel="00000000" w:rsidR="00000000" w:rsidRPr="00000000">
              <w:rPr>
                <w:sz w:val="18"/>
                <w:szCs w:val="18"/>
                <w:rtl w:val="0"/>
              </w:rPr>
              <w:t xml:space="preserve">f yes, route to Vivli ad</w:t>
            </w:r>
            <w:commentRangeEnd w:id="10"/>
            <w:r w:rsidDel="00000000" w:rsidR="00000000" w:rsidRPr="00000000">
              <w:commentReference w:id="10"/>
            </w:r>
            <w:r w:rsidDel="00000000" w:rsidR="00000000" w:rsidRPr="00000000">
              <w:rPr>
                <w:sz w:val="18"/>
                <w:szCs w:val="18"/>
                <w:rtl w:val="0"/>
              </w:rPr>
              <w:t xml:space="preserve">min</w:t>
            </w:r>
          </w:p>
        </w:tc>
      </w:tr>
    </w:tbl>
    <w:sdt>
      <w:sdtPr>
        <w:id w:val="821844315"/>
        <w:tag w:val="goog_rdk_113"/>
      </w:sdtPr>
      <w:sdtContent>
        <w:p w:rsidR="00000000" w:rsidDel="00000000" w:rsidP="00000000" w:rsidRDefault="00000000" w:rsidRPr="00000000" w14:paraId="00000155">
          <w:pPr>
            <w:spacing w:before="280" w:lineRule="auto"/>
            <w:rPr>
              <w:ins w:author="Amrutha Baskaran" w:id="18" w:date="2026-06-09T12:30:47Z"/>
            </w:rPr>
          </w:pPr>
          <w:sdt>
            <w:sdtPr>
              <w:id w:val="-98379576"/>
              <w:tag w:val="goog_rdk_112"/>
            </w:sdtPr>
            <w:sdtContent>
              <w:ins w:author="Amrutha Baskaran" w:id="18" w:date="2026-06-09T12:30:47Z">
                <w:r w:rsidDel="00000000" w:rsidR="00000000" w:rsidRPr="00000000">
                  <w:rPr>
                    <w:rtl w:val="0"/>
                  </w:rPr>
                </w:r>
              </w:ins>
            </w:sdtContent>
          </w:sdt>
        </w:p>
      </w:sdtContent>
    </w:sdt>
    <w:sdt>
      <w:sdtPr>
        <w:id w:val="481736869"/>
        <w:tag w:val="goog_rdk_117"/>
      </w:sdtPr>
      <w:sdtContent>
        <w:p w:rsidR="00000000" w:rsidDel="00000000" w:rsidP="00000000" w:rsidRDefault="00000000" w:rsidRPr="00000000" w14:paraId="00000156">
          <w:pPr>
            <w:spacing w:before="280" w:lineRule="auto"/>
            <w:rPr>
              <w:ins w:author="Amrutha Baskaran" w:id="18" w:date="2026-06-09T12:30:47Z"/>
              <w:b w:val="1"/>
              <w:bCs w:val="1"/>
              <w:color w:val="2e75b6"/>
              <w:sz w:val="22"/>
              <w:szCs w:val="22"/>
              <w:rPrChange w:author="Amrutha Baskaran" w:id="19" w:date="2026-06-09T12:30:47Z">
                <w:rPr/>
              </w:rPrChange>
            </w:rPr>
          </w:pPr>
          <w:sdt>
            <w:sdtPr>
              <w:id w:val="-544559523"/>
              <w:tag w:val="goog_rdk_114"/>
            </w:sdtPr>
            <w:sdtContent>
              <w:ins w:author="Amrutha Baskaran" w:id="18" w:date="2026-06-09T12:30:47Z"/>
              <w:sdt>
                <w:sdtPr>
                  <w:id w:val="-565085656"/>
                  <w:tag w:val="goog_rdk_115"/>
                </w:sdtPr>
                <w:sdtContent>
                  <w:ins w:author="Amrutha Baskaran" w:id="18" w:date="2026-06-09T12:30:47Z">
                    <w:r w:rsidDel="00000000" w:rsidR="00000000" w:rsidRPr="00000000">
                      <w:rPr>
                        <w:b w:val="1"/>
                        <w:bCs w:val="1"/>
                        <w:color w:val="2e75b6"/>
                        <w:sz w:val="22"/>
                        <w:szCs w:val="22"/>
                        <w:rtl w:val="0"/>
                        <w:rPrChange w:author="Amrutha Baskaran" w:id="19" w:date="2026-06-09T12:30:47Z">
                          <w:rPr/>
                        </w:rPrChange>
                      </w:rPr>
                      <w:t xml:space="preserve">Overall rules</w:t>
                    </w:r>
                  </w:ins>
                </w:sdtContent>
              </w:sdt>
              <w:ins w:author="Amrutha Baskaran" w:id="18" w:date="2026-06-09T12:30:47Z">
                <w:sdt>
                  <w:sdtPr>
                    <w:id w:val="-338715899"/>
                    <w:tag w:val="goog_rdk_116"/>
                  </w:sdtPr>
                  <w:sdtContent>
                    <w:r w:rsidDel="00000000" w:rsidR="00000000" w:rsidRPr="00000000">
                      <w:rPr>
                        <w:rtl w:val="0"/>
                      </w:rPr>
                    </w:r>
                  </w:sdtContent>
                </w:sdt>
              </w:ins>
            </w:sdtContent>
          </w:sdt>
        </w:p>
      </w:sdtContent>
    </w:sdt>
    <w:p w:rsidR="00000000" w:rsidDel="00000000" w:rsidP="00000000" w:rsidRDefault="00000000" w:rsidRPr="00000000" w14:paraId="00000157">
      <w:pPr>
        <w:numPr>
          <w:ilvl w:val="0"/>
          <w:numId w:val="1"/>
        </w:numPr>
        <w:spacing w:before="280" w:lineRule="auto"/>
        <w:ind w:left="720" w:hanging="360"/>
        <w:rPr>
          <w:u w:val="none"/>
        </w:rPr>
      </w:pPr>
      <w:sdt>
        <w:sdtPr>
          <w:id w:val="486663011"/>
          <w:tag w:val="goog_rdk_118"/>
        </w:sdtPr>
        <w:sdtContent>
          <w:ins w:author="Amrutha Baskaran" w:id="18" w:date="2026-06-09T12:30:47Z"/>
          <w:sdt>
            <w:sdtPr>
              <w:id w:val="457042577"/>
              <w:tag w:val="goog_rdk_119"/>
            </w:sdtPr>
            <w:sdtContent>
              <w:ins w:author="Amrutha Baskaran" w:id="18" w:date="2026-06-09T12:30:47Z">
                <w:r w:rsidDel="00000000" w:rsidR="00000000" w:rsidRPr="00000000">
                  <w:rPr>
                    <w:rtl w:val="0"/>
                    <w:rPrChange w:author="Amrutha Baskaran" w:id="19" w:date="2026-06-09T12:30:47Z">
                      <w:rPr/>
                    </w:rPrChange>
                  </w:rPr>
                  <w:t xml:space="preserve">The </w:t>
                </w:r>
              </w:ins>
            </w:sdtContent>
          </w:sdt>
          <w:ins w:author="Amrutha Baskaran" w:id="18" w:date="2026-06-09T12:30:47Z">
            <w:sdt>
              <w:sdtPr>
                <w:id w:val="1726161910"/>
                <w:tag w:val="goog_rdk_120"/>
              </w:sdtPr>
              <w:sdtContent>
                <w:r w:rsidDel="00000000" w:rsidR="00000000" w:rsidRPr="00000000">
                  <w:rPr>
                    <w:rtl w:val="0"/>
                    <w:rPrChange w:author="Amrutha Baskaran" w:id="19" w:date="2026-06-09T12:30:47Z">
                      <w:rPr/>
                    </w:rPrChange>
                  </w:rPr>
                  <w:t xml:space="preserve">system</w:t>
                </w:r>
              </w:sdtContent>
            </w:sdt>
            <w:sdt>
              <w:sdtPr>
                <w:id w:val="1729260526"/>
                <w:tag w:val="goog_rdk_121"/>
              </w:sdtPr>
              <w:sdtContent>
                <w:r w:rsidDel="00000000" w:rsidR="00000000" w:rsidRPr="00000000">
                  <w:rPr>
                    <w:rtl w:val="0"/>
                    <w:rPrChange w:author="Amrutha Baskaran" w:id="19" w:date="2026-06-09T12:30:47Z">
                      <w:rPr/>
                    </w:rPrChange>
                  </w:rPr>
                  <w:t xml:space="preserve"> will check to ensure the whole form is  completed using the Roman/Latin alphabet, although special characters can be used for researcher names and affiliations </w:t>
                </w:r>
              </w:sdtContent>
            </w:sdt>
            <w:sdt>
              <w:sdtPr>
                <w:id w:val="1056148477"/>
                <w:tag w:val="goog_rdk_122"/>
              </w:sdtPr>
              <w:sdtContent>
                <w:r w:rsidDel="00000000" w:rsidR="00000000" w:rsidRPr="00000000">
                  <w:rPr>
                    <w:sz w:val="18"/>
                    <w:szCs w:val="18"/>
                    <w:rtl w:val="0"/>
                    <w:rPrChange w:author="Amrutha Baskaran" w:id="19" w:date="2026-06-09T12:30:47Z">
                      <w:rPr>
                        <w:sz w:val="18"/>
                        <w:szCs w:val="18"/>
                      </w:rPr>
                    </w:rPrChange>
                  </w:rPr>
                  <w:t xml:space="preserve">(like those found in German and Scandinavian languages) </w:t>
                </w:r>
              </w:sdtContent>
            </w:sdt>
            <w:sdt>
              <w:sdtPr>
                <w:id w:val="-572820242"/>
                <w:tag w:val="goog_rdk_123"/>
              </w:sdtPr>
              <w:sdtContent>
                <w:r w:rsidDel="00000000" w:rsidR="00000000" w:rsidRPr="00000000">
                  <w:rPr>
                    <w:rtl w:val="0"/>
                    <w:rPrChange w:author="Amrutha Baskaran" w:id="19" w:date="2026-06-09T12:30:47Z">
                      <w:rPr/>
                    </w:rPrChange>
                  </w:rPr>
                  <w:t xml:space="preserve">. (Affiliations or names that cannot be read by an English-speaking person — Chinese/Japanese characters, Russian, Arabic etc. — would need to be sent back to edit into Roman alphabet equivalent.)</w:t>
                </w:r>
              </w:sdtContent>
            </w:sdt>
          </w:ins>
        </w:sdtContent>
      </w:sdt>
      <w:r w:rsidDel="00000000" w:rsidR="00000000" w:rsidRPr="00000000">
        <w:rPr>
          <w:rtl w:val="0"/>
        </w:rPr>
      </w:r>
    </w:p>
    <w:p w:rsidR="00000000" w:rsidDel="00000000" w:rsidP="00000000" w:rsidRDefault="00000000" w:rsidRPr="00000000" w14:paraId="00000158">
      <w:pPr>
        <w:spacing w:after="80" w:before="220" w:lineRule="auto"/>
        <w:rPr/>
      </w:pPr>
      <w:r w:rsidDel="00000000" w:rsidR="00000000" w:rsidRPr="00000000">
        <w:rPr>
          <w:b w:val="1"/>
          <w:bCs w:val="1"/>
          <w:color w:val="2e75b6"/>
          <w:sz w:val="22"/>
          <w:szCs w:val="22"/>
          <w:rtl w:val="0"/>
        </w:rPr>
        <w:t xml:space="preserve">Research Team</w:t>
      </w:r>
      <w:r w:rsidDel="00000000" w:rsidR="00000000" w:rsidRPr="00000000">
        <w:rPr>
          <w:rtl w:val="0"/>
        </w:rPr>
      </w:r>
    </w:p>
    <w:p w:rsidR="00000000" w:rsidDel="00000000" w:rsidP="00000000" w:rsidRDefault="00000000" w:rsidRPr="00000000" w14:paraId="00000159">
      <w:pPr>
        <w:spacing w:before="8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2.340425531915"/>
        <w:gridCol w:w="1148.936170212766"/>
        <w:gridCol w:w="2037.4468085106382"/>
        <w:gridCol w:w="2910.6382978723404"/>
        <w:gridCol w:w="2910.6382978723404"/>
        <w:tblGridChange w:id="0">
          <w:tblGrid>
            <w:gridCol w:w="1072.340425531915"/>
            <w:gridCol w:w="1148.936170212766"/>
            <w:gridCol w:w="2037.4468085106382"/>
            <w:gridCol w:w="2910.6382978723404"/>
            <w:gridCol w:w="2910.6382978723404"/>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5A">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Item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5C">
            <w:pPr>
              <w:rPr/>
            </w:pPr>
            <w:r w:rsidDel="00000000" w:rsidR="00000000" w:rsidRPr="00000000">
              <w:rPr>
                <w:b w:val="1"/>
                <w:bCs w:val="1"/>
                <w:color w:val="ffffff"/>
                <w:sz w:val="18"/>
                <w:szCs w:val="18"/>
                <w:rtl w:val="0"/>
              </w:rPr>
              <w:t xml:space="preserve">Details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b w:val="1"/>
                <w:bCs w:val="1"/>
                <w:color w:val="ffffff"/>
                <w:sz w:val="18"/>
                <w:szCs w:val="18"/>
                <w:rtl w:val="0"/>
              </w:rPr>
              <w:t xml:space="preserve">Vivli </w:t>
            </w:r>
            <w:r w:rsidDel="00000000" w:rsidR="00000000" w:rsidRPr="00000000">
              <w:rPr>
                <w:b w:val="1"/>
                <w:bCs w:val="1"/>
                <w:color w:val="ffffff"/>
                <w:sz w:val="18"/>
                <w:szCs w:val="18"/>
                <w:rtl w:val="0"/>
              </w:rPr>
              <w:t xml:space="preserve">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5E">
            <w:pPr>
              <w:rPr>
                <w:b w:val="1"/>
                <w:bCs w:val="1"/>
                <w:color w:val="ffffff"/>
                <w:sz w:val="18"/>
                <w:szCs w:val="18"/>
              </w:rPr>
            </w:pPr>
            <w:r w:rsidDel="00000000" w:rsidR="00000000" w:rsidRPr="00000000">
              <w:rPr>
                <w:b w:val="1"/>
                <w:bCs w:val="1"/>
                <w:color w:val="ffffff"/>
                <w:sz w:val="18"/>
                <w:szCs w:val="18"/>
                <w:rtl w:val="0"/>
              </w:rPr>
              <w:t xml:space="preserve">Dev 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sz w:val="18"/>
                <w:szCs w:val="18"/>
                <w:rtl w:val="0"/>
              </w:rPr>
              <w:t xml:space="preserve">First and Last Name (Name, affiliation, and conflicts of interest will be published if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sz w:val="18"/>
                <w:szCs w:val="18"/>
                <w:rtl w:val="0"/>
              </w:rPr>
              <w:t xml:space="preserve">Required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color w:val="000000"/>
                <w:sz w:val="16"/>
                <w:szCs w:val="16"/>
                <w:rtl w:val="0"/>
              </w:rPr>
              <w:t xml:space="preserve">rule_id: lead_researcher.name.required </w:t>
            </w:r>
            <w:r w:rsidDel="00000000" w:rsidR="00000000" w:rsidRPr="00000000">
              <w:rPr>
                <w:sz w:val="16"/>
                <w:szCs w:val="16"/>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color w:val="000000"/>
                <w:sz w:val="16"/>
                <w:szCs w:val="16"/>
                <w:rtl w:val="0"/>
              </w:rPr>
              <w:t xml:space="preserve">ctx: research_team.lead_researcher.first_name </w:t>
            </w:r>
            <w:r w:rsidDel="00000000" w:rsidR="00000000" w:rsidRPr="00000000">
              <w:rPr>
                <w:sz w:val="16"/>
                <w:szCs w:val="16"/>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color w:val="000000"/>
                <w:sz w:val="16"/>
                <w:szCs w:val="16"/>
                <w:rtl w:val="0"/>
              </w:rPr>
              <w:t xml:space="preserve">     research_team.lead_researcher.last_name </w:t>
            </w:r>
            <w:r w:rsidDel="00000000" w:rsidR="00000000" w:rsidRPr="00000000">
              <w:rPr>
                <w:sz w:val="16"/>
                <w:szCs w:val="16"/>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Fields also used in peking_embargo check.  </w:t>
            </w:r>
          </w:p>
          <w:p w:rsidR="00000000" w:rsidDel="00000000" w:rsidP="00000000" w:rsidRDefault="00000000" w:rsidRPr="00000000" w14:paraId="00000169">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sz w:val="18"/>
                <w:szCs w:val="18"/>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6D">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16E">
            <w:pPr>
              <w:rPr>
                <w:sz w:val="18"/>
                <w:szCs w:val="18"/>
              </w:rPr>
            </w:pPr>
            <w:r w:rsidDel="00000000" w:rsidR="00000000" w:rsidRPr="00000000">
              <w:rPr>
                <w:sz w:val="18"/>
                <w:szCs w:val="18"/>
                <w:rtl w:val="0"/>
              </w:rPr>
              <w:t xml:space="preserve"> If the Position is identical to the Employer/affiliation, send the message </w:t>
            </w:r>
            <w:hyperlink r:id="rId33">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w:t>
            </w:r>
            <w:r w:rsidDel="00000000" w:rsidR="00000000" w:rsidRPr="00000000">
              <w:rPr>
                <w:sz w:val="18"/>
                <w:szCs w:val="18"/>
                <w:rtl w:val="0"/>
              </w:rPr>
              <w:t xml:space="preserve">In the Research Team tab, for Dr. </w:t>
            </w:r>
            <w:r w:rsidDel="00000000" w:rsidR="00000000" w:rsidRPr="00000000">
              <w:rPr>
                <w:sz w:val="18"/>
                <w:szCs w:val="18"/>
                <w:shd w:fill="fde892" w:val="clear"/>
                <w:rtl w:val="0"/>
              </w:rPr>
              <w:t xml:space="preserve">XX's</w:t>
            </w:r>
            <w:r w:rsidDel="00000000" w:rsidR="00000000" w:rsidRPr="00000000">
              <w:rPr>
                <w:sz w:val="18"/>
                <w:szCs w:val="18"/>
                <w:rtl w:val="0"/>
              </w:rPr>
              <w:t xml:space="preserve"> Position field, please provide their current position at the organization. </w:t>
            </w:r>
          </w:p>
          <w:p w:rsidR="00000000" w:rsidDel="00000000" w:rsidP="00000000" w:rsidRDefault="00000000" w:rsidRPr="00000000" w14:paraId="0000016F">
            <w:pPr>
              <w:rPr>
                <w:sz w:val="18"/>
                <w:szCs w:val="18"/>
              </w:rPr>
            </w:pPr>
            <w:hyperlink r:id="rId34">
              <w:r w:rsidDel="00000000" w:rsidR="00000000" w:rsidRPr="00000000">
                <w:rPr>
                  <w:color w:val="1155cc"/>
                  <w:sz w:val="18"/>
                  <w:szCs w:val="18"/>
                  <w:u w:val="single"/>
                  <w:rtl w:val="0"/>
                </w:rPr>
                <w:t xml:space="preserve">https://app.getguru.com/card/c9Eak9Ai/Position-field-is-missing</w:t>
              </w:r>
            </w:hyperlink>
            <w:r w:rsidDel="00000000" w:rsidR="00000000" w:rsidRPr="00000000">
              <w:rPr>
                <w:sz w:val="18"/>
                <w:szCs w:val="18"/>
                <w:rtl w:val="0"/>
              </w:rPr>
              <w:t xml:space="preserve"> </w:t>
            </w:r>
          </w:p>
          <w:p w:rsidR="00000000" w:rsidDel="00000000" w:rsidP="00000000" w:rsidRDefault="00000000" w:rsidRPr="00000000" w14:paraId="000001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rtl w:val="0"/>
              </w:rPr>
              <w:t xml:space="preserve">​​</w:t>
            </w:r>
            <w:r w:rsidDel="00000000" w:rsidR="00000000" w:rsidRPr="00000000">
              <w:rPr>
                <w:color w:val="000000"/>
                <w:rtl w:val="0"/>
              </w:rPr>
              <w:t xml:space="preserve">￼</w:t>
            </w:r>
            <w:r w:rsidDel="00000000" w:rsidR="00000000" w:rsidRPr="00000000">
              <w:rPr>
                <w:rtl w:val="0"/>
              </w:rPr>
              <w:t xml:space="preserve">​</w:t>
            </w:r>
            <w:r w:rsidDel="00000000" w:rsidR="00000000" w:rsidRPr="00000000">
              <w:rPr>
                <w:color w:val="000000"/>
                <w:sz w:val="16"/>
                <w:szCs w:val="16"/>
                <w:rtl w:val="0"/>
              </w:rPr>
              <w:t xml:space="preserve">rule_id: lead_researcher.position.required </w:t>
            </w:r>
            <w:r w:rsidDel="00000000" w:rsidR="00000000" w:rsidRPr="00000000">
              <w:rPr>
                <w:sz w:val="16"/>
                <w:szCs w:val="16"/>
                <w:rtl w:val="0"/>
              </w:rPr>
              <w:t xml:space="preserv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color w:val="000000"/>
                <w:sz w:val="16"/>
                <w:szCs w:val="16"/>
                <w:rtl w:val="0"/>
              </w:rPr>
              <w:t xml:space="preserve">  if not position -&gt; message </w:t>
            </w:r>
            <w:r w:rsidDel="00000000" w:rsidR="00000000" w:rsidRPr="00000000">
              <w:rPr>
                <w:sz w:val="16"/>
                <w:szCs w:val="16"/>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lead_researcher.position.sameasemployer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position.lower() == affiliation.lower()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-&gt; message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research_team.lead_researcher.position  </w:t>
            </w:r>
          </w:p>
          <w:p w:rsidR="00000000" w:rsidDel="00000000" w:rsidP="00000000" w:rsidRDefault="00000000" w:rsidRPr="00000000" w14:paraId="00000179">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sz w:val="18"/>
                <w:szCs w:val="18"/>
                <w:rtl w:val="0"/>
              </w:rPr>
              <w:t xml:space="preserve">Required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lead_researcher.email.required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research_team.lead_researcher.email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182">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sz w:val="18"/>
                <w:szCs w:val="18"/>
                <w:rtl w:val="0"/>
              </w:rPr>
              <w:t xml:space="preserve">ORCID ID # (This is not a required field on the request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513059494"/>
              <w:tag w:val="goog_rdk_125"/>
            </w:sdtPr>
            <w:sdtContent>
              <w:p w:rsidR="00000000" w:rsidDel="00000000" w:rsidP="00000000" w:rsidRDefault="00000000" w:rsidRPr="00000000" w14:paraId="00000186">
                <w:pPr>
                  <w:rPr>
                    <w:ins w:author="Catherine D'Arcy" w:id="20" w:date="2026-06-09T10:22:14Z"/>
                    <w:sz w:val="18"/>
                    <w:szCs w:val="18"/>
                  </w:rPr>
                </w:pPr>
                <w:r w:rsidDel="00000000" w:rsidR="00000000" w:rsidRPr="00000000">
                  <w:rPr>
                    <w:sz w:val="18"/>
                    <w:szCs w:val="18"/>
                    <w:rtl w:val="0"/>
                  </w:rPr>
                  <w:t xml:space="preserve">OK or B</w:t>
                </w:r>
                <w:r w:rsidDel="00000000" w:rsidR="00000000" w:rsidRPr="00000000">
                  <w:rPr>
                    <w:sz w:val="18"/>
                    <w:szCs w:val="18"/>
                    <w:rtl w:val="0"/>
                  </w:rPr>
                  <w:t xml:space="preserve">LANK</w:t>
                </w:r>
                <w:sdt>
                  <w:sdtPr>
                    <w:id w:val="-24715605"/>
                    <w:tag w:val="goog_rdk_124"/>
                  </w:sdtPr>
                  <w:sdtContent>
                    <w:ins w:author="Catherine D'Arcy" w:id="20" w:date="2026-06-09T10:22:14Z">
                      <w:r w:rsidDel="00000000" w:rsidR="00000000" w:rsidRPr="00000000">
                        <w:rPr>
                          <w:rtl w:val="0"/>
                        </w:rPr>
                      </w:r>
                    </w:ins>
                  </w:sdtContent>
                </w:sdt>
              </w:p>
            </w:sdtContent>
          </w:sdt>
          <w:sdt>
            <w:sdtPr>
              <w:id w:val="-868795024"/>
              <w:tag w:val="goog_rdk_127"/>
            </w:sdtPr>
            <w:sdtContent>
              <w:p w:rsidR="00000000" w:rsidDel="00000000" w:rsidP="00000000" w:rsidRDefault="00000000" w:rsidRPr="00000000" w14:paraId="00000187">
                <w:pPr>
                  <w:rPr>
                    <w:ins w:author="Catherine D'Arcy" w:id="20" w:date="2026-06-09T10:22:14Z"/>
                    <w:sz w:val="18"/>
                    <w:szCs w:val="18"/>
                  </w:rPr>
                </w:pPr>
                <w:sdt>
                  <w:sdtPr>
                    <w:id w:val="-570930065"/>
                    <w:tag w:val="goog_rdk_126"/>
                  </w:sdtPr>
                  <w:sdtContent>
                    <w:ins w:author="Catherine D'Arcy" w:id="20" w:date="2026-06-09T10:22:14Z">
                      <w:r w:rsidDel="00000000" w:rsidR="00000000" w:rsidRPr="00000000">
                        <w:rPr>
                          <w:sz w:val="18"/>
                          <w:szCs w:val="18"/>
                          <w:rtl w:val="0"/>
                        </w:rPr>
                        <w:t xml:space="preserve">If completed, check last name and ID versus </w:t>
                      </w:r>
                      <w:r w:rsidDel="00000000" w:rsidR="00000000" w:rsidRPr="00000000">
                        <w:fldChar w:fldCharType="begin"/>
                      </w:r>
                      <w:r w:rsidDel="00000000" w:rsidR="00000000" w:rsidRPr="00000000">
                        <w:instrText xml:space="preserve">HYPERLINK "http://orcid.org"</w:instrText>
                      </w:r>
                      <w:r w:rsidDel="00000000" w:rsidR="00000000" w:rsidRPr="00000000">
                        <w:fldChar w:fldCharType="separate"/>
                      </w:r>
                      <w:r w:rsidDel="00000000" w:rsidR="00000000" w:rsidRPr="00000000">
                        <w:rPr>
                          <w:color w:val="1155cc"/>
                          <w:sz w:val="18"/>
                          <w:szCs w:val="18"/>
                          <w:u w:val="single"/>
                          <w:rtl w:val="0"/>
                        </w:rPr>
                        <w:t xml:space="preserve">orcid.org</w:t>
                      </w:r>
                      <w:r w:rsidDel="00000000" w:rsidR="00000000" w:rsidRPr="00000000">
                        <w:fldChar w:fldCharType="end"/>
                      </w:r>
                      <w:r w:rsidDel="00000000" w:rsidR="00000000" w:rsidRPr="00000000">
                        <w:rPr>
                          <w:sz w:val="18"/>
                          <w:szCs w:val="18"/>
                          <w:rtl w:val="0"/>
                        </w:rPr>
                        <w:t xml:space="preserve"> </w:t>
                      </w:r>
                    </w:ins>
                  </w:sdtContent>
                </w:sdt>
              </w:p>
            </w:sdtContent>
          </w:sdt>
          <w:sdt>
            <w:sdtPr>
              <w:id w:val="269897339"/>
              <w:tag w:val="goog_rdk_129"/>
            </w:sdtPr>
            <w:sdtContent>
              <w:p w:rsidR="00000000" w:rsidDel="00000000" w:rsidP="00000000" w:rsidRDefault="00000000" w:rsidRPr="00000000" w14:paraId="00000188">
                <w:pPr>
                  <w:rPr>
                    <w:ins w:author="Catherine D'Arcy" w:id="20" w:date="2026-06-09T10:22:14Z"/>
                    <w:sz w:val="18"/>
                    <w:szCs w:val="18"/>
                  </w:rPr>
                </w:pPr>
                <w:sdt>
                  <w:sdtPr>
                    <w:id w:val="-2069784158"/>
                    <w:tag w:val="goog_rdk_128"/>
                  </w:sdtPr>
                  <w:sdtContent>
                    <w:ins w:author="Catherine D'Arcy" w:id="20" w:date="2026-06-09T10:22:14Z">
                      <w:r w:rsidDel="00000000" w:rsidR="00000000" w:rsidRPr="00000000">
                        <w:rPr>
                          <w:sz w:val="18"/>
                          <w:szCs w:val="18"/>
                          <w:rtl w:val="0"/>
                        </w:rPr>
                        <w:t xml:space="preserve">Standard response:</w:t>
                      </w:r>
                    </w:ins>
                  </w:sdtContent>
                </w:sdt>
              </w:p>
            </w:sdtContent>
          </w:sdt>
          <w:sdt>
            <w:sdtPr>
              <w:id w:val="1834683556"/>
              <w:tag w:val="goog_rdk_132"/>
            </w:sdtPr>
            <w:sdtContent>
              <w:p w:rsidR="00000000" w:rsidDel="00000000" w:rsidP="00000000" w:rsidRDefault="00000000" w:rsidRPr="00000000" w14:paraId="00000189">
                <w:pPr>
                  <w:rPr>
                    <w:ins w:author="Catherine D'Arcy" w:id="20" w:date="2026-06-09T10:22:14Z"/>
                    <w:sz w:val="18"/>
                    <w:szCs w:val="18"/>
                  </w:rPr>
                </w:pPr>
                <w:sdt>
                  <w:sdtPr>
                    <w:id w:val="-1263373375"/>
                    <w:tag w:val="goog_rdk_130"/>
                  </w:sdtPr>
                  <w:sdtContent>
                    <w:ins w:author="Catherine D'Arcy" w:id="20" w:date="2026-06-09T10:22:14Z"/>
                    <w:sdt>
                      <w:sdtPr>
                        <w:id w:val="978541241"/>
                        <w:tag w:val="goog_rdk_131"/>
                      </w:sdtPr>
                      <w:sdtContent>
                        <w:ins w:author="Catherine D'Arcy" w:id="20" w:date="2026-06-09T10:22:14Z">
                          <w:r w:rsidDel="00000000" w:rsidR="00000000" w:rsidRPr="00000000">
                            <w:rPr>
                              <w:sz w:val="18"/>
                              <w:szCs w:val="18"/>
                              <w:rtl w:val="0"/>
                              <w:rPrChange w:author="Catherine D'Arcy" w:id="21" w:date="2026-06-09T10:22:14Z">
                                <w:rPr>
                                  <w:sz w:val="18"/>
                                  <w:szCs w:val="18"/>
                                </w:rPr>
                              </w:rPrChange>
                            </w:rPr>
                            <w:t xml:space="preserve">Please update Dr. XX’s ORCID to match their account on </w:t>
                          </w:r>
                        </w:ins>
                      </w:sdtContent>
                    </w:sdt>
                    <w:ins w:author="Catherine D'Arcy" w:id="20" w:date="2026-06-09T10:22:14Z">
                      <w:r w:rsidDel="00000000" w:rsidR="00000000" w:rsidRPr="00000000">
                        <w:fldChar w:fldCharType="begin"/>
                      </w:r>
                      <w:r w:rsidDel="00000000" w:rsidR="00000000" w:rsidRPr="00000000">
                        <w:instrText xml:space="preserve">HYPERLINK "http://orcid.org"</w:instrText>
                      </w:r>
                      <w:r w:rsidDel="00000000" w:rsidR="00000000" w:rsidRPr="00000000">
                        <w:fldChar w:fldCharType="separate"/>
                      </w:r>
                      <w:r w:rsidDel="00000000" w:rsidR="00000000" w:rsidRPr="00000000">
                        <w:rPr>
                          <w:color w:val="1155cc"/>
                          <w:sz w:val="18"/>
                          <w:szCs w:val="18"/>
                          <w:u w:val="single"/>
                          <w:rtl w:val="0"/>
                        </w:rPr>
                        <w:t xml:space="preserve">orcid.org</w:t>
                      </w:r>
                      <w:r w:rsidDel="00000000" w:rsidR="00000000" w:rsidRPr="00000000">
                        <w:fldChar w:fldCharType="end"/>
                      </w:r>
                      <w:r w:rsidDel="00000000" w:rsidR="00000000" w:rsidRPr="00000000">
                        <w:rPr>
                          <w:rtl w:val="0"/>
                        </w:rPr>
                      </w:r>
                    </w:ins>
                  </w:sdtContent>
                </w:sdt>
              </w:p>
            </w:sdtContent>
          </w:sdt>
          <w:sdt>
            <w:sdtPr>
              <w:id w:val="1258969827"/>
              <w:tag w:val="goog_rdk_136"/>
            </w:sdtPr>
            <w:sdtContent>
              <w:p w:rsidR="00000000" w:rsidDel="00000000" w:rsidP="00000000" w:rsidRDefault="00000000" w:rsidRPr="00000000" w14:paraId="0000018A">
                <w:pPr>
                  <w:rPr>
                    <w:sz w:val="18"/>
                    <w:szCs w:val="18"/>
                    <w:rPrChange w:author="Catherine D'Arcy" w:id="21" w:date="2026-06-09T10:22:14Z">
                      <w:rPr/>
                    </w:rPrChange>
                  </w:rPr>
                </w:pPr>
                <w:sdt>
                  <w:sdtPr>
                    <w:id w:val="-1871157036"/>
                    <w:tag w:val="goog_rdk_133"/>
                  </w:sdtPr>
                  <w:sdtContent>
                    <w:ins w:author="Catherine D'Arcy" w:id="20" w:date="2026-06-09T10:22:14Z">
                      <w:r w:rsidDel="00000000" w:rsidR="00000000" w:rsidRPr="00000000">
                        <w:fldChar w:fldCharType="begin"/>
                      </w:r>
                      <w:r w:rsidDel="00000000" w:rsidR="00000000" w:rsidRPr="00000000">
                        <w:instrText xml:space="preserve">HYPERLINK "https://app.getguru.com/card/i69o5EjT/ORCID-provided-doesnt-match-orcidorg"</w:instrText>
                      </w:r>
                      <w:r w:rsidDel="00000000" w:rsidR="00000000" w:rsidRPr="00000000">
                        <w:fldChar w:fldCharType="separate"/>
                      </w:r>
                      <w:r w:rsidDel="00000000" w:rsidR="00000000" w:rsidRPr="00000000">
                        <w:rPr>
                          <w:color w:val="1155cc"/>
                          <w:sz w:val="18"/>
                          <w:szCs w:val="18"/>
                          <w:u w:val="single"/>
                          <w:rtl w:val="0"/>
                        </w:rPr>
                        <w:t xml:space="preserve">https://app.getguru.com/card/i69o5EjT/ORCID-provided-doesnt-match-orcidorg</w:t>
                      </w:r>
                      <w:r w:rsidDel="00000000" w:rsidR="00000000" w:rsidRPr="00000000">
                        <w:fldChar w:fldCharType="end"/>
                      </w:r>
                    </w:ins>
                    <w:sdt>
                      <w:sdtPr>
                        <w:id w:val="-1591279807"/>
                        <w:tag w:val="goog_rdk_134"/>
                      </w:sdtPr>
                      <w:sdtContent>
                        <w:ins w:author="Catherine D'Arcy" w:id="20" w:date="2026-06-09T10:22:14Z">
                          <w:r w:rsidDel="00000000" w:rsidR="00000000" w:rsidRPr="00000000">
                            <w:rPr>
                              <w:sz w:val="18"/>
                              <w:szCs w:val="18"/>
                              <w:rtl w:val="0"/>
                              <w:rPrChange w:author="Catherine D'Arcy" w:id="21" w:date="2026-06-09T10:22:14Z">
                                <w:rPr>
                                  <w:sz w:val="18"/>
                                  <w:szCs w:val="18"/>
                                </w:rPr>
                              </w:rPrChange>
                            </w:rPr>
                            <w:t xml:space="preserve"> </w:t>
                          </w:r>
                        </w:ins>
                      </w:sdtContent>
                    </w:sdt>
                    <w:ins w:author="Catherine D'Arcy" w:id="20" w:date="2026-06-09T10:22:14Z"/>
                  </w:sdtContent>
                </w:sdt>
                <w:sdt>
                  <w:sdtPr>
                    <w:id w:val="-1923168569"/>
                    <w:tag w:val="goog_rdk_135"/>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lead_researcher.orcid.optional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Optional field - no validation implemented.  </w:t>
            </w:r>
          </w:p>
          <w:p w:rsidR="00000000" w:rsidDel="00000000" w:rsidP="00000000" w:rsidRDefault="00000000" w:rsidRPr="00000000" w14:paraId="0000018D">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sz w:val="18"/>
                <w:szCs w:val="18"/>
                <w:rtl w:val="0"/>
              </w:rPr>
              <w:t xml:space="preserve">Employer, Company, Research Institution or Primary Affiliation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192">
            <w:pPr>
              <w:rPr>
                <w:sz w:val="18"/>
                <w:szCs w:val="18"/>
              </w:rPr>
            </w:pPr>
            <w:r w:rsidDel="00000000" w:rsidR="00000000" w:rsidRPr="00000000">
              <w:rPr>
                <w:rtl w:val="0"/>
              </w:rPr>
            </w:r>
          </w:p>
          <w:p w:rsidR="00000000" w:rsidDel="00000000" w:rsidP="00000000" w:rsidRDefault="00000000" w:rsidRPr="00000000" w14:paraId="00000193">
            <w:pPr>
              <w:rPr>
                <w:sz w:val="18"/>
                <w:szCs w:val="18"/>
              </w:rPr>
            </w:pPr>
            <w:r w:rsidDel="00000000" w:rsidR="00000000" w:rsidRPr="00000000">
              <w:rPr>
                <w:sz w:val="18"/>
                <w:szCs w:val="18"/>
                <w:rtl w:val="0"/>
              </w:rPr>
              <w:t xml:space="preserve">1) Check if the PI has more than one institution/employer listed </w:t>
            </w:r>
          </w:p>
          <w:p w:rsidR="00000000" w:rsidDel="00000000" w:rsidP="00000000" w:rsidRDefault="00000000" w:rsidRPr="00000000" w14:paraId="00000194">
            <w:pPr>
              <w:rPr>
                <w:sz w:val="18"/>
                <w:szCs w:val="18"/>
              </w:rPr>
            </w:pPr>
            <w:hyperlink r:id="rId35">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w:t>
            </w:r>
            <w:r w:rsidDel="00000000" w:rsidR="00000000" w:rsidRPr="00000000">
              <w:rPr>
                <w:sz w:val="18"/>
                <w:szCs w:val="18"/>
                <w:rtl w:val="0"/>
              </w:rPr>
              <w:t xml:space="preserve">For Dr. xx, please confirm the entity that will have legal responsibility for signing their DUA and update their 'Employer, Company, Research Institution or Primary Affiliation' field accordingly.</w:t>
            </w:r>
          </w:p>
          <w:p w:rsidR="00000000" w:rsidDel="00000000" w:rsidP="00000000" w:rsidRDefault="00000000" w:rsidRPr="00000000" w14:paraId="00000195">
            <w:pPr>
              <w:rPr>
                <w:sz w:val="18"/>
                <w:szCs w:val="18"/>
              </w:rPr>
            </w:pPr>
            <w:hyperlink r:id="rId36">
              <w:r w:rsidDel="00000000" w:rsidR="00000000" w:rsidRPr="00000000">
                <w:rPr>
                  <w:color w:val="1155cc"/>
                  <w:sz w:val="18"/>
                  <w:szCs w:val="18"/>
                  <w:u w:val="single"/>
                  <w:rtl w:val="0"/>
                </w:rPr>
                <w:t xml:space="preserve">https://app.getguru.com/card/ip9oGpeT/Primary-affiliation-of-research-team-member</w:t>
              </w:r>
            </w:hyperlink>
            <w:r w:rsidDel="00000000" w:rsidR="00000000" w:rsidRPr="00000000">
              <w:rPr>
                <w:sz w:val="18"/>
                <w:szCs w:val="18"/>
                <w:rtl w:val="0"/>
              </w:rPr>
              <w:t xml:space="preserve"> </w:t>
            </w:r>
          </w:p>
          <w:p w:rsidR="00000000" w:rsidDel="00000000" w:rsidP="00000000" w:rsidRDefault="00000000" w:rsidRPr="00000000" w14:paraId="00000196">
            <w:pPr>
              <w:rPr>
                <w:sz w:val="18"/>
                <w:szCs w:val="18"/>
              </w:rPr>
            </w:pPr>
            <w:r w:rsidDel="00000000" w:rsidR="00000000" w:rsidRPr="00000000">
              <w:rPr>
                <w:rtl w:val="0"/>
              </w:rPr>
            </w:r>
          </w:p>
          <w:p w:rsidR="00000000" w:rsidDel="00000000" w:rsidP="00000000" w:rsidRDefault="00000000" w:rsidRPr="00000000" w14:paraId="00000197">
            <w:pPr>
              <w:rPr>
                <w:sz w:val="18"/>
                <w:szCs w:val="18"/>
              </w:rPr>
            </w:pPr>
            <w:r w:rsidDel="00000000" w:rsidR="00000000" w:rsidRPr="00000000">
              <w:rPr>
                <w:rtl w:val="0"/>
              </w:rPr>
            </w:r>
          </w:p>
          <w:p w:rsidR="00000000" w:rsidDel="00000000" w:rsidP="00000000" w:rsidRDefault="00000000" w:rsidRPr="00000000" w14:paraId="00000198">
            <w:pPr>
              <w:rPr>
                <w:sz w:val="18"/>
                <w:szCs w:val="18"/>
              </w:rPr>
            </w:pPr>
            <w:r w:rsidDel="00000000" w:rsidR="00000000" w:rsidRPr="00000000">
              <w:rPr>
                <w:sz w:val="18"/>
                <w:szCs w:val="18"/>
                <w:rtl w:val="0"/>
              </w:rPr>
              <w:t xml:space="preserve"> --Check all r</w:t>
            </w:r>
            <w:r w:rsidDel="00000000" w:rsidR="00000000" w:rsidRPr="00000000">
              <w:rPr>
                <w:sz w:val="18"/>
                <w:szCs w:val="18"/>
                <w:rtl w:val="0"/>
              </w:rPr>
              <w:t xml:space="preserve">esearc</w:t>
            </w:r>
            <w:r w:rsidDel="00000000" w:rsidR="00000000" w:rsidRPr="00000000">
              <w:rPr>
                <w:sz w:val="18"/>
                <w:szCs w:val="18"/>
                <w:rtl w:val="0"/>
              </w:rPr>
              <w:t xml:space="preserve">h team members to see if there are members from more than one institution:</w:t>
            </w:r>
          </w:p>
          <w:p w:rsidR="00000000" w:rsidDel="00000000" w:rsidP="00000000" w:rsidRDefault="00000000" w:rsidRPr="00000000" w14:paraId="00000199">
            <w:pPr>
              <w:rPr>
                <w:sz w:val="18"/>
                <w:szCs w:val="18"/>
              </w:rPr>
            </w:pPr>
            <w:r w:rsidDel="00000000" w:rsidR="00000000" w:rsidRPr="00000000">
              <w:rPr>
                <w:sz w:val="18"/>
                <w:szCs w:val="18"/>
                <w:rtl w:val="0"/>
              </w:rPr>
              <w:t xml:space="preserve"> </w:t>
            </w:r>
            <w:hyperlink r:id="rId37">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To ensure that we have the correct data use agreements in place, please let us know which team members will require access to the data. </w:t>
            </w:r>
          </w:p>
          <w:p w:rsidR="00000000" w:rsidDel="00000000" w:rsidP="00000000" w:rsidRDefault="00000000" w:rsidRPr="00000000" w14:paraId="0000019A">
            <w:pPr>
              <w:rPr>
                <w:sz w:val="18"/>
                <w:szCs w:val="18"/>
              </w:rPr>
            </w:pPr>
            <w:hyperlink r:id="rId38">
              <w:r w:rsidDel="00000000" w:rsidR="00000000" w:rsidRPr="00000000">
                <w:rPr>
                  <w:color w:val="1155cc"/>
                  <w:sz w:val="18"/>
                  <w:szCs w:val="18"/>
                  <w:u w:val="single"/>
                  <w:rtl w:val="0"/>
                </w:rPr>
                <w:t xml:space="preserve">https://app.getguru.com/card/iALpoE4T/Research-team-members-from-multiple-institutions</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9B">
            <w:pPr>
              <w:rPr>
                <w:strike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lead_researcher.affiliation.multi_institution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multiple_affiliations flag -&gt; message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lead_researcher.affiliation.peking_embargo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[PRE-FORM CHECK - FATAL - stop_pipeline=True]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"peking university" in affiliation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AND full_name in embargoed list: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Feng Sun, Sanbao Chai, Fengqi Liu,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Tianmou Liu, Yang Dang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-&gt; early return, Severity.FATAL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research_team.lead_researcher.affiliation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research_team.lead_researcher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.multiple_affiliations  </w:t>
            </w:r>
          </w:p>
          <w:p w:rsidR="00000000" w:rsidDel="00000000" w:rsidP="00000000" w:rsidRDefault="00000000" w:rsidRPr="00000000" w14:paraId="000001AA">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sz w:val="18"/>
                <w:szCs w:val="18"/>
                <w:rtl w:val="0"/>
              </w:rPr>
              <w:t xml:space="preserve">Required</w:t>
            </w:r>
            <w:sdt>
              <w:sdtPr>
                <w:id w:val="274102318"/>
                <w:tag w:val="goog_rdk_137"/>
              </w:sdtPr>
              <w:sdtContent>
                <w:ins w:author="Catherine D'Arcy" w:id="22" w:date="2026-06-10T08:45:00Z">
                  <w:r w:rsidDel="00000000" w:rsidR="00000000" w:rsidRPr="00000000">
                    <w:rPr>
                      <w:sz w:val="18"/>
                      <w:szCs w:val="18"/>
                      <w:rtl w:val="0"/>
                    </w:rPr>
                    <w:t xml:space="preserve"> - used to check if they are from one of the countries mentioned in the pre-form checks</w:t>
                  </w:r>
                </w:ins>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lead_researcher.country.required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research_team.lead_researcher.country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w:t>
            </w:r>
          </w:p>
          <w:p w:rsidR="00000000" w:rsidDel="00000000" w:rsidP="00000000" w:rsidRDefault="00000000" w:rsidRPr="00000000" w14:paraId="000001B3">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sz w:val="18"/>
                <w:szCs w:val="18"/>
                <w:rtl w:val="0"/>
              </w:rPr>
              <w:t xml:space="preserve">Education, degree, professional qualifications, and memberships that are relevant to the proposed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1B8">
            <w:pPr>
              <w:rPr>
                <w:strike w:val="1"/>
                <w:sz w:val="18"/>
                <w:szCs w:val="18"/>
              </w:rPr>
            </w:pPr>
            <w:r w:rsidDel="00000000" w:rsidR="00000000" w:rsidRPr="00000000">
              <w:rPr>
                <w:rtl w:val="0"/>
              </w:rPr>
            </w:r>
          </w:p>
          <w:p w:rsidR="00000000" w:rsidDel="00000000" w:rsidP="00000000" w:rsidRDefault="00000000" w:rsidRPr="00000000" w14:paraId="000001B9">
            <w:pPr>
              <w:rPr>
                <w:sz w:val="18"/>
                <w:szCs w:val="18"/>
              </w:rPr>
            </w:pPr>
            <w:r w:rsidDel="00000000" w:rsidR="00000000" w:rsidRPr="00000000">
              <w:rPr>
                <w:rtl w:val="0"/>
              </w:rPr>
            </w:r>
          </w:p>
          <w:p w:rsidR="00000000" w:rsidDel="00000000" w:rsidP="00000000" w:rsidRDefault="00000000" w:rsidRPr="00000000" w14:paraId="000001BA">
            <w:pPr>
              <w:rPr>
                <w:sz w:val="18"/>
                <w:szCs w:val="18"/>
              </w:rPr>
            </w:pPr>
            <w:r w:rsidDel="00000000" w:rsidR="00000000" w:rsidRPr="00000000">
              <w:rPr>
                <w:sz w:val="18"/>
                <w:szCs w:val="18"/>
                <w:rtl w:val="0"/>
              </w:rPr>
              <w:t xml:space="preserve">2. If PI is also the Statistician – Check for Master's or Ph.D. degrees in statistics, mathematics, epidemiology, biostatistics, computational biology, and pharmacometrics (if the research is in pharmacokinetics). If not one of these degrees AND they have not provided details of their publications, send this response:</w:t>
            </w:r>
          </w:p>
          <w:p w:rsidR="00000000" w:rsidDel="00000000" w:rsidP="00000000" w:rsidRDefault="00000000" w:rsidRPr="00000000" w14:paraId="000001BB">
            <w:pPr>
              <w:rPr>
                <w:sz w:val="18"/>
                <w:szCs w:val="18"/>
              </w:rPr>
            </w:pPr>
            <w:r w:rsidDel="00000000" w:rsidR="00000000" w:rsidRPr="00000000">
              <w:rPr>
                <w:rtl w:val="0"/>
              </w:rPr>
            </w:r>
          </w:p>
          <w:sdt>
            <w:sdtPr>
              <w:id w:val="-325656493"/>
              <w:tag w:val="goog_rdk_139"/>
            </w:sdtPr>
            <w:sdtContent>
              <w:p w:rsidR="00000000" w:rsidDel="00000000" w:rsidP="00000000" w:rsidRDefault="00000000" w:rsidRPr="00000000" w14:paraId="000001BC">
                <w:pPr>
                  <w:rPr>
                    <w:ins w:author="Catherine D'Arcy" w:id="23" w:date="2026-06-09T10:28:03Z"/>
                    <w:color w:val="1155cc"/>
                    <w:sz w:val="18"/>
                    <w:szCs w:val="18"/>
                    <w:u w:val="single"/>
                  </w:rPr>
                </w:pPr>
                <w:hyperlink r:id="rId39">
                  <w:r w:rsidDel="00000000" w:rsidR="00000000" w:rsidRPr="00000000">
                    <w:rPr>
                      <w:b w:val="1"/>
                      <w:bCs w:val="1"/>
                      <w:color w:val="1155cc"/>
                      <w:sz w:val="18"/>
                      <w:szCs w:val="18"/>
                      <w:u w:val="single"/>
                      <w:rtl w:val="0"/>
                    </w:rPr>
                    <w:t xml:space="preserve">Standard response</w:t>
                  </w:r>
                </w:hyperlink>
                <w:hyperlink r:id="rId40">
                  <w:r w:rsidDel="00000000" w:rsidR="00000000" w:rsidRPr="00000000">
                    <w:rPr>
                      <w:color w:val="1155cc"/>
                      <w:sz w:val="18"/>
                      <w:szCs w:val="18"/>
                      <w:u w:val="single"/>
                      <w:rtl w:val="0"/>
                    </w:rPr>
                    <w:t xml:space="preserve">: </w:t>
                  </w:r>
                </w:hyperlink>
                <w:sdt>
                  <w:sdtPr>
                    <w:id w:val="-1490537536"/>
                    <w:tag w:val="goog_rdk_138"/>
                  </w:sdtPr>
                  <w:sdtContent>
                    <w:ins w:author="Catherine D'Arcy" w:id="23" w:date="2026-06-09T10:28:03Z">
                      <w:r w:rsidDel="00000000" w:rsidR="00000000" w:rsidRPr="00000000">
                        <w:rPr>
                          <w:sz w:val="18"/>
                          <w:szCs w:val="18"/>
                          <w:rtl w:val="0"/>
                        </w:rPr>
                        <w:t xml:space="preserve"> In the Research Team section, in the Lead Researcher Education field, please elaborate on any skills or prior experience in performing relevant or similar statistical analysis as planned (e.g. previous publications). We suggest providing a list of publications similar to this research project that includes a description of your contribution to those publications (e.g. as the statistician). </w:t>
                      </w:r>
                    </w:ins>
                  </w:sdtContent>
                </w:sdt>
              </w:p>
            </w:sdtContent>
          </w:sdt>
          <w:sdt>
            <w:sdtPr>
              <w:id w:val="1017927171"/>
              <w:tag w:val="goog_rdk_141"/>
            </w:sdtPr>
            <w:sdtContent>
              <w:p w:rsidR="00000000" w:rsidDel="00000000" w:rsidP="00000000" w:rsidRDefault="00000000" w:rsidRPr="00000000" w14:paraId="000001BD">
                <w:pPr>
                  <w:spacing w:after="240" w:before="240" w:lineRule="auto"/>
                  <w:rPr>
                    <w:ins w:author="Catherine D'Arcy" w:id="23" w:date="2026-06-09T10:28:03Z"/>
                    <w:color w:val="1155cc"/>
                    <w:sz w:val="18"/>
                    <w:szCs w:val="18"/>
                    <w:u w:val="single"/>
                  </w:rPr>
                </w:pPr>
                <w:sdt>
                  <w:sdtPr>
                    <w:id w:val="-80362699"/>
                    <w:tag w:val="goog_rdk_140"/>
                  </w:sdtPr>
                  <w:sdtContent>
                    <w:ins w:author="Catherine D'Arcy" w:id="23" w:date="2026-06-09T10:28:03Z">
                      <w:r w:rsidDel="00000000" w:rsidR="00000000" w:rsidRPr="00000000">
                        <w:rPr>
                          <w:sz w:val="18"/>
                          <w:szCs w:val="18"/>
                          <w:rtl w:val="0"/>
                        </w:rPr>
                        <w:t xml:space="preserve">If you are a student and you do not have suitable statistical experience, we suggest that you add someone as the team statistician such as a supervisor or mentor with experience of secondary analysis. </w:t>
                      </w:r>
                    </w:ins>
                  </w:sdtContent>
                </w:sdt>
              </w:p>
            </w:sdtContent>
          </w:sdt>
          <w:sdt>
            <w:sdtPr>
              <w:id w:val="-1177607637"/>
              <w:tag w:val="goog_rdk_143"/>
            </w:sdtPr>
            <w:sdtContent>
              <w:p w:rsidR="00000000" w:rsidDel="00000000" w:rsidP="00000000" w:rsidRDefault="00000000" w:rsidRPr="00000000" w14:paraId="000001BE">
                <w:pPr>
                  <w:spacing w:after="240" w:before="240" w:lineRule="auto"/>
                  <w:rPr>
                    <w:ins w:author="Catherine D'Arcy" w:id="23" w:date="2026-06-09T10:28:03Z"/>
                    <w:color w:val="1155cc"/>
                    <w:sz w:val="18"/>
                    <w:szCs w:val="18"/>
                    <w:u w:val="single"/>
                  </w:rPr>
                </w:pPr>
                <w:sdt>
                  <w:sdtPr>
                    <w:id w:val="321714846"/>
                    <w:tag w:val="goog_rdk_142"/>
                  </w:sdtPr>
                  <w:sdtContent>
                    <w:ins w:author="Catherine D'Arcy" w:id="23" w:date="2026-06-09T10:28:03Z">
                      <w:r w:rsidDel="00000000" w:rsidR="00000000" w:rsidRPr="00000000">
                        <w:rPr>
                          <w:sz w:val="18"/>
                          <w:szCs w:val="18"/>
                          <w:rtl w:val="0"/>
                        </w:rPr>
                        <w:t xml:space="preserve">If you do not have a statistician that you can add to your team, please let us know and Vivli can refer you to a statistical services company who can help. They can be contacted at </w:t>
                      </w:r>
                      <w:r w:rsidDel="00000000" w:rsidR="00000000" w:rsidRPr="00000000">
                        <w:fldChar w:fldCharType="begin"/>
                      </w:r>
                      <w:r w:rsidDel="00000000" w:rsidR="00000000" w:rsidRPr="00000000">
                        <w:instrText xml:space="preserve">HYPERLINK "mailto:info@oltremc.com"</w:instrText>
                      </w:r>
                      <w:r w:rsidDel="00000000" w:rsidR="00000000" w:rsidRPr="00000000">
                        <w:fldChar w:fldCharType="separate"/>
                      </w:r>
                      <w:r w:rsidDel="00000000" w:rsidR="00000000" w:rsidRPr="00000000">
                        <w:rPr>
                          <w:color w:val="1155cc"/>
                          <w:sz w:val="18"/>
                          <w:szCs w:val="18"/>
                          <w:u w:val="single"/>
                          <w:rtl w:val="0"/>
                        </w:rPr>
                        <w:t xml:space="preserve">info@oltremc.com</w:t>
                      </w:r>
                      <w:r w:rsidDel="00000000" w:rsidR="00000000" w:rsidRPr="00000000">
                        <w:fldChar w:fldCharType="end"/>
                      </w:r>
                      <w:r w:rsidDel="00000000" w:rsidR="00000000" w:rsidRPr="00000000">
                        <w:rPr>
                          <w:sz w:val="18"/>
                          <w:szCs w:val="18"/>
                          <w:rtl w:val="0"/>
                        </w:rPr>
                        <w:t xml:space="preserve">﻿</w:t>
                      </w:r>
                      <w:r w:rsidDel="00000000" w:rsidR="00000000" w:rsidRPr="00000000">
                        <w:rPr>
                          <w:rtl w:val="0"/>
                        </w:rPr>
                      </w:r>
                    </w:ins>
                  </w:sdtContent>
                </w:sdt>
              </w:p>
            </w:sdtContent>
          </w:sdt>
          <w:sdt>
            <w:sdtPr>
              <w:id w:val="1005715466"/>
              <w:tag w:val="goog_rdk_146"/>
            </w:sdtPr>
            <w:sdtContent>
              <w:p w:rsidR="00000000" w:rsidDel="00000000" w:rsidP="00000000" w:rsidRDefault="00000000" w:rsidRPr="00000000" w14:paraId="000001BF">
                <w:pPr>
                  <w:spacing w:after="240" w:before="240" w:lineRule="auto"/>
                  <w:rPr>
                    <w:sz w:val="18"/>
                    <w:szCs w:val="18"/>
                  </w:rPr>
                  <w:pPrChange w:author="Catherine D'Arcy" w:id="0" w:date="2026-06-09T10:28:03Z">
                    <w:pPr/>
                  </w:pPrChange>
                </w:pPr>
                <w:sdt>
                  <w:sdtPr>
                    <w:id w:val="-703109825"/>
                    <w:tag w:val="goog_rdk_144"/>
                  </w:sdtPr>
                  <w:sdtContent>
                    <w:ins w:author="Catherine D'Arcy" w:id="23" w:date="2026-06-09T10:28:03Z">
                      <w:r w:rsidDel="00000000" w:rsidR="00000000" w:rsidRPr="00000000">
                        <w:fldChar w:fldCharType="begin"/>
                      </w:r>
                      <w:r w:rsidDel="00000000" w:rsidR="00000000" w:rsidRPr="00000000">
                        <w:instrText xml:space="preserve">HYPERLINK "https://app.getguru.com/card/c69oG67i/If-the-Statistician-does-not-meet-requirements"</w:instrText>
                      </w:r>
                      <w:r w:rsidDel="00000000" w:rsidR="00000000" w:rsidRPr="00000000">
                        <w:fldChar w:fldCharType="separate"/>
                      </w:r>
                      <w:sdt>
                        <w:sdtPr>
                          <w:id w:val="-1823755421"/>
                          <w:tag w:val="goog_rdk_145"/>
                        </w:sdtPr>
                        <w:sdtContent>
                          <w:r w:rsidDel="00000000" w:rsidR="00000000" w:rsidRPr="00000000">
                            <w:rPr>
                              <w:color w:val="1155cc"/>
                              <w:sz w:val="18"/>
                              <w:szCs w:val="18"/>
                              <w:u w:val="single"/>
                              <w:rtl w:val="0"/>
                              <w:rPrChange w:author="Catherine D'Arcy" w:id="24" w:date="2026-06-09T10:28:03Z">
                                <w:rPr>
                                  <w:color w:val="1155cc"/>
                                  <w:sz w:val="18"/>
                                  <w:szCs w:val="18"/>
                                  <w:u w:val="single"/>
                                </w:rPr>
                              </w:rPrChange>
                            </w:rPr>
                            <w:t xml:space="preserve">https://app.getguru.com/card/c69oG67i/If-the-Statistician-does-not-meet-requirements</w:t>
                          </w:r>
                        </w:sdtContent>
                      </w:sdt>
                      <w:r w:rsidDel="00000000" w:rsidR="00000000" w:rsidRPr="00000000">
                        <w:fldChar w:fldCharType="end"/>
                      </w:r>
                      <w:r w:rsidDel="00000000" w:rsidR="00000000" w:rsidRPr="00000000">
                        <w:rPr>
                          <w:sz w:val="18"/>
                          <w:szCs w:val="18"/>
                          <w:rtl w:val="0"/>
                        </w:rPr>
                        <w:t xml:space="preserve">  </w:t>
                      </w:r>
                    </w:ins>
                  </w:sdtContent>
                </w:sdt>
                <w:r w:rsidDel="00000000" w:rsidR="00000000" w:rsidRPr="00000000">
                  <w:rPr>
                    <w:rtl w:val="0"/>
                  </w:rPr>
                </w:r>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lead_researcher.education.degree_completeness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not (education AND degree_name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AND degree_institution AND discipline)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lead_researcher.education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.statistician_qualification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is_statistician AND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(no Master/PhD OR no allowed discipline)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Allowed: statistics, epidemiology,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biostatistics, computational biology,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pharmacometrics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Checks: education + degree_name + discipline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lead_researcher.education.student_mentor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position=="student" OR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"student" in education OR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"working on degree" in education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pharmacokinetics.needs.degree.in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.pharmacometrics.discipline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"pharmacokinetics" anywhere in form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AND is_statistician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AND "pharmacometrics" not in discipline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lead_researcher.education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.no_statistician_referral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ctx.state.iteration &gt; 1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AND no statistician on team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research_team.lead_researcher.education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research_team.lead_researcher.is_statistician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research_team.lead_researcher.discipline  </w:t>
            </w:r>
          </w:p>
          <w:p w:rsidR="00000000" w:rsidDel="00000000" w:rsidP="00000000" w:rsidRDefault="00000000" w:rsidRPr="00000000" w14:paraId="000001E0">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sz w:val="18"/>
                <w:szCs w:val="18"/>
                <w:rtl w:val="0"/>
              </w:rPr>
              <w:t xml:space="preserve">Name of the 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E4">
            <w:pPr>
              <w:rPr>
                <w:sz w:val="18"/>
                <w:szCs w:val="18"/>
              </w:rPr>
            </w:pPr>
            <w:r w:rsidDel="00000000" w:rsidR="00000000" w:rsidRPr="00000000">
              <w:rPr>
                <w:sz w:val="18"/>
                <w:szCs w:val="18"/>
                <w:rtl w:val="0"/>
              </w:rPr>
              <w:t xml:space="preserve">Required </w:t>
            </w:r>
          </w:p>
          <w:p w:rsidR="00000000" w:rsidDel="00000000" w:rsidP="00000000" w:rsidRDefault="00000000" w:rsidRPr="00000000" w14:paraId="000001E5">
            <w:pPr>
              <w:rPr>
                <w:strike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lead_researcher.degree_name.consistency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research_team.lead_researcher.degree_name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Consistency check only.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1EB">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color w:val="1a1a2e"/>
                <w:sz w:val="18"/>
                <w:szCs w:val="18"/>
              </w:rPr>
            </w:pPr>
            <w:r w:rsidDel="00000000" w:rsidR="00000000" w:rsidRPr="00000000">
              <w:rPr>
                <w:i w:val="0"/>
                <w:iCs w:val="0"/>
                <w:color w:val="1a1a2e"/>
                <w:sz w:val="18"/>
                <w:szCs w:val="18"/>
                <w:rtl w:val="0"/>
              </w:rPr>
              <w:t xml:space="preserve">Education Institution</w:t>
            </w:r>
          </w:p>
          <w:p w:rsidR="00000000" w:rsidDel="00000000" w:rsidP="00000000" w:rsidRDefault="00000000" w:rsidRPr="00000000" w14:paraId="000001EF">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lead_researcher.degree_institution.consistency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.degree_institution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ROR API call: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await self.check_ror_institution(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degree_institution)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Result stored in state metadata.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1FA">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sz w:val="18"/>
                <w:szCs w:val="18"/>
                <w:rtl w:val="0"/>
              </w:rPr>
              <w:t xml:space="preserve">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1FE">
            <w:pPr>
              <w:rPr>
                <w:sz w:val="18"/>
                <w:szCs w:val="18"/>
              </w:rPr>
            </w:pPr>
            <w:r w:rsidDel="00000000" w:rsidR="00000000" w:rsidRPr="00000000">
              <w:rPr>
                <w:sz w:val="18"/>
                <w:szCs w:val="18"/>
                <w:rtl w:val="0"/>
              </w:rPr>
              <w:t xml:space="preserve">Required</w:t>
            </w:r>
          </w:p>
          <w:sdt>
            <w:sdtPr>
              <w:id w:val="-1089075020"/>
              <w:tag w:val="goog_rdk_148"/>
            </w:sdtPr>
            <w:sdtContent>
              <w:p w:rsidR="00000000" w:rsidDel="00000000" w:rsidP="00000000" w:rsidRDefault="00000000" w:rsidRPr="00000000" w14:paraId="000001FF">
                <w:pPr>
                  <w:rPr>
                    <w:ins w:author="Catherine D'Arcy" w:id="25" w:date="2026-06-09T11:03:07Z"/>
                    <w:sz w:val="18"/>
                    <w:szCs w:val="18"/>
                  </w:rPr>
                </w:pPr>
                <w:r w:rsidDel="00000000" w:rsidR="00000000" w:rsidRPr="00000000">
                  <w:rPr>
                    <w:color w:val="1f1f1f"/>
                    <w:sz w:val="17"/>
                    <w:szCs w:val="17"/>
                    <w:highlight w:val="white"/>
                    <w:rtl w:val="0"/>
                  </w:rPr>
                  <w:t xml:space="preserve">For the statistician only, check this is one of the accepted statistical degrees (</w:t>
                </w:r>
                <w:r w:rsidDel="00000000" w:rsidR="00000000" w:rsidRPr="00000000">
                  <w:rPr>
                    <w:sz w:val="18"/>
                    <w:szCs w:val="18"/>
                    <w:rtl w:val="0"/>
                  </w:rPr>
                  <w:t xml:space="preserve">statistics, mathematics, epidemiology, biostatistics, computational biology, and pharmacometrics (if the research is in pharmacokinetics))</w:t>
                </w:r>
                <w:r w:rsidDel="00000000" w:rsidR="00000000" w:rsidRPr="00000000">
                  <w:rPr>
                    <w:color w:val="1f1f1f"/>
                    <w:sz w:val="17"/>
                    <w:szCs w:val="17"/>
                    <w:highlight w:val="white"/>
                    <w:rtl w:val="0"/>
                  </w:rPr>
                  <w:t xml:space="preserve">, and if not, but they have an accepted degree in the education field ask them to update this field and the ‘name of degree’, ‘Education Institution’, ‘Year Received’ fields with the details of that degree</w:t>
                </w:r>
                <w:r w:rsidDel="00000000" w:rsidR="00000000" w:rsidRPr="00000000">
                  <w:rPr>
                    <w:sz w:val="18"/>
                    <w:szCs w:val="18"/>
                    <w:rtl w:val="0"/>
                  </w:rPr>
                  <w:t xml:space="preserve"> </w:t>
                </w:r>
                <w:sdt>
                  <w:sdtPr>
                    <w:id w:val="196631240"/>
                    <w:tag w:val="goog_rdk_147"/>
                  </w:sdtPr>
                  <w:sdtContent>
                    <w:ins w:author="Catherine D'Arcy" w:id="25" w:date="2026-06-09T11:03:07Z">
                      <w:r w:rsidDel="00000000" w:rsidR="00000000" w:rsidRPr="00000000">
                        <w:rPr>
                          <w:rtl w:val="0"/>
                        </w:rPr>
                      </w:r>
                    </w:ins>
                  </w:sdtContent>
                </w:sdt>
              </w:p>
            </w:sdtContent>
          </w:sdt>
          <w:sdt>
            <w:sdtPr>
              <w:id w:val="-506920087"/>
              <w:tag w:val="goog_rdk_152"/>
            </w:sdtPr>
            <w:sdtContent>
              <w:p w:rsidR="00000000" w:rsidDel="00000000" w:rsidP="00000000" w:rsidRDefault="00000000" w:rsidRPr="00000000" w14:paraId="00000200">
                <w:pPr>
                  <w:rPr>
                    <w:ins w:author="Catherine D'Arcy" w:id="25" w:date="2026-06-09T11:03:07Z"/>
                    <w:sz w:val="18"/>
                    <w:szCs w:val="18"/>
                    <w:rPrChange w:author="Catherine D'Arcy" w:id="26" w:date="2026-06-09T11:03:07Z">
                      <w:rPr>
                        <w:sz w:val="18"/>
                        <w:szCs w:val="18"/>
                      </w:rPr>
                    </w:rPrChange>
                  </w:rPr>
                </w:pPr>
                <w:sdt>
                  <w:sdtPr>
                    <w:id w:val="-255213103"/>
                    <w:tag w:val="goog_rdk_149"/>
                  </w:sdtPr>
                  <w:sdtContent>
                    <w:ins w:author="Catherine D'Arcy" w:id="25" w:date="2026-06-09T11:03:07Z">
                      <w:r w:rsidDel="00000000" w:rsidR="00000000" w:rsidRPr="00000000">
                        <w:fldChar w:fldCharType="begin"/>
                      </w:r>
                      <w:r w:rsidDel="00000000" w:rsidR="00000000" w:rsidRPr="00000000">
                        <w:instrText xml:space="preserve">HYPERLINK "https://app.getguru.com/card/cdrdL6gi/Statistician-degree-in-statistical-subject"</w:instrText>
                      </w:r>
                      <w:r w:rsidDel="00000000" w:rsidR="00000000" w:rsidRPr="00000000">
                        <w:fldChar w:fldCharType="separate"/>
                      </w:r>
                      <w:sdt>
                        <w:sdtPr>
                          <w:id w:val="-293131319"/>
                          <w:tag w:val="goog_rdk_150"/>
                        </w:sdtPr>
                        <w:sdtContent>
                          <w:r w:rsidDel="00000000" w:rsidR="00000000" w:rsidRPr="00000000">
                            <w:rPr>
                              <w:color w:val="1155cc"/>
                              <w:sz w:val="18"/>
                              <w:szCs w:val="18"/>
                              <w:u w:val="single"/>
                              <w:rtl w:val="0"/>
                              <w:rPrChange w:author="Catherine D'Arcy" w:id="26" w:date="2026-06-09T11:03:07Z">
                                <w:rPr>
                                  <w:color w:val="1155cc"/>
                                  <w:sz w:val="18"/>
                                  <w:szCs w:val="18"/>
                                  <w:u w:val="single"/>
                                </w:rPr>
                              </w:rPrChange>
                            </w:rPr>
                            <w:t xml:space="preserve">Standard response:</w:t>
                          </w:r>
                        </w:sdtContent>
                      </w:sdt>
                      <w:r w:rsidDel="00000000" w:rsidR="00000000" w:rsidRPr="00000000">
                        <w:fldChar w:fldCharType="end"/>
                      </w:r>
                    </w:ins>
                    <w:sdt>
                      <w:sdtPr>
                        <w:id w:val="-1822923854"/>
                        <w:tag w:val="goog_rdk_151"/>
                      </w:sdtPr>
                      <w:sdtContent>
                        <w:ins w:author="Catherine D'Arcy" w:id="25" w:date="2026-06-09T11:03:07Z">
                          <w:r w:rsidDel="00000000" w:rsidR="00000000" w:rsidRPr="00000000">
                            <w:rPr>
                              <w:rtl w:val="0"/>
                            </w:rPr>
                          </w:r>
                        </w:ins>
                      </w:sdtContent>
                    </w:sdt>
                    <w:ins w:author="Catherine D'Arcy" w:id="25" w:date="2026-06-09T11:03:07Z"/>
                  </w:sdtContent>
                </w:sdt>
              </w:p>
            </w:sdtContent>
          </w:sdt>
          <w:sdt>
            <w:sdtPr>
              <w:id w:val="1080517107"/>
              <w:tag w:val="goog_rdk_155"/>
            </w:sdtPr>
            <w:sdtContent>
              <w:p w:rsidR="00000000" w:rsidDel="00000000" w:rsidP="00000000" w:rsidRDefault="00000000" w:rsidRPr="00000000" w14:paraId="00000201">
                <w:pPr>
                  <w:rPr>
                    <w:ins w:author="Catherine D'Arcy" w:id="25" w:date="2026-06-09T11:03:07Z"/>
                    <w:sz w:val="18"/>
                    <w:szCs w:val="18"/>
                  </w:rPr>
                </w:pPr>
                <w:sdt>
                  <w:sdtPr>
                    <w:id w:val="175804106"/>
                    <w:tag w:val="goog_rdk_153"/>
                  </w:sdtPr>
                  <w:sdtContent>
                    <w:ins w:author="Catherine D'Arcy" w:id="25" w:date="2026-06-09T11:03:07Z"/>
                    <w:sdt>
                      <w:sdtPr>
                        <w:id w:val="-1132506400"/>
                        <w:tag w:val="goog_rdk_154"/>
                      </w:sdtPr>
                      <w:sdtContent>
                        <w:ins w:author="Catherine D'Arcy" w:id="25" w:date="2026-06-09T11:03:07Z">
                          <w:r w:rsidDel="00000000" w:rsidR="00000000" w:rsidRPr="00000000">
                            <w:rPr>
                              <w:sz w:val="18"/>
                              <w:szCs w:val="18"/>
                              <w:rtl w:val="0"/>
                              <w:rPrChange w:author="Catherine D'Arcy" w:id="26" w:date="2026-06-09T11:03:07Z">
                                <w:rPr>
                                  <w:sz w:val="18"/>
                                  <w:szCs w:val="18"/>
                                </w:rPr>
                              </w:rPrChange>
                            </w:rPr>
                            <w:t xml:space="preserve">We notice that Dr. XXXX has a higher degree in a statistical subject. Please update their 'Name of Degree', 'Education Institution', 'Discipline' and 'Year Received' fields to reflect this degree. </w:t>
                          </w:r>
                        </w:ins>
                      </w:sdtContent>
                    </w:sdt>
                    <w:ins w:author="Catherine D'Arcy" w:id="25" w:date="2026-06-09T11:03:07Z">
                      <w:r w:rsidDel="00000000" w:rsidR="00000000" w:rsidRPr="00000000">
                        <w:rPr>
                          <w:rtl w:val="0"/>
                        </w:rPr>
                      </w:r>
                    </w:ins>
                  </w:sdtContent>
                </w:sdt>
              </w:p>
            </w:sdtContent>
          </w:sdt>
          <w:sdt>
            <w:sdtPr>
              <w:id w:val="1622107148"/>
              <w:tag w:val="goog_rdk_157"/>
            </w:sdtPr>
            <w:sdtContent>
              <w:p w:rsidR="00000000" w:rsidDel="00000000" w:rsidP="00000000" w:rsidRDefault="00000000" w:rsidRPr="00000000" w14:paraId="00000202">
                <w:pPr>
                  <w:rPr>
                    <w:ins w:author="Catherine D'Arcy" w:id="25" w:date="2026-06-09T11:03:07Z"/>
                    <w:sz w:val="18"/>
                    <w:szCs w:val="18"/>
                  </w:rPr>
                </w:pPr>
                <w:sdt>
                  <w:sdtPr>
                    <w:id w:val="-1895882968"/>
                    <w:tag w:val="goog_rdk_156"/>
                  </w:sdtPr>
                  <w:sdtContent>
                    <w:ins w:author="Catherine D'Arcy" w:id="25" w:date="2026-06-09T11:03:07Z">
                      <w:r w:rsidDel="00000000" w:rsidR="00000000" w:rsidRPr="00000000">
                        <w:rPr>
                          <w:rtl w:val="0"/>
                        </w:rPr>
                      </w:r>
                    </w:ins>
                  </w:sdtContent>
                </w:sdt>
              </w:p>
            </w:sdtContent>
          </w:sdt>
          <w:sdt>
            <w:sdtPr>
              <w:id w:val="224279334"/>
              <w:tag w:val="goog_rdk_159"/>
            </w:sdtPr>
            <w:sdtContent>
              <w:p w:rsidR="00000000" w:rsidDel="00000000" w:rsidP="00000000" w:rsidRDefault="00000000" w:rsidRPr="00000000" w14:paraId="00000203">
                <w:pPr>
                  <w:rPr>
                    <w:ins w:author="Catherine D'Arcy" w:id="25" w:date="2026-06-09T11:03:07Z"/>
                    <w:sz w:val="18"/>
                    <w:szCs w:val="18"/>
                  </w:rPr>
                </w:pPr>
                <w:sdt>
                  <w:sdtPr>
                    <w:id w:val="1561997173"/>
                    <w:tag w:val="goog_rdk_158"/>
                  </w:sdtPr>
                  <w:sdtContent>
                    <w:ins w:author="Catherine D'Arcy" w:id="25" w:date="2026-06-09T11:03:07Z">
                      <w:r w:rsidDel="00000000" w:rsidR="00000000" w:rsidRPr="00000000">
                        <w:fldChar w:fldCharType="begin"/>
                      </w:r>
                      <w:r w:rsidDel="00000000" w:rsidR="00000000" w:rsidRPr="00000000">
                        <w:instrText xml:space="preserve">HYPERLINK "https://app.getguru.com/card/cdrdL6gi/Statistician-degree-in-statistical-subject"</w:instrText>
                      </w:r>
                      <w:r w:rsidDel="00000000" w:rsidR="00000000" w:rsidRPr="00000000">
                        <w:fldChar w:fldCharType="separate"/>
                      </w:r>
                      <w:r w:rsidDel="00000000" w:rsidR="00000000" w:rsidRPr="00000000">
                        <w:rPr>
                          <w:color w:val="1155cc"/>
                          <w:sz w:val="18"/>
                          <w:szCs w:val="18"/>
                          <w:u w:val="single"/>
                          <w:rtl w:val="0"/>
                        </w:rPr>
                        <w:t xml:space="preserve">app.getguru.com/card/cdrdL6gi/Statistician-degree-in-statistical-subject</w:t>
                      </w:r>
                      <w:r w:rsidDel="00000000" w:rsidR="00000000" w:rsidRPr="00000000">
                        <w:fldChar w:fldCharType="end"/>
                      </w:r>
                      <w:r w:rsidDel="00000000" w:rsidR="00000000" w:rsidRPr="00000000">
                        <w:rPr>
                          <w:sz w:val="18"/>
                          <w:szCs w:val="18"/>
                          <w:rtl w:val="0"/>
                        </w:rPr>
                        <w:t xml:space="preserve"> </w:t>
                      </w:r>
                    </w:ins>
                  </w:sdtContent>
                </w:sdt>
              </w:p>
            </w:sdtContent>
          </w:sdt>
          <w:sdt>
            <w:sdtPr>
              <w:id w:val="-1201885835"/>
              <w:tag w:val="goog_rdk_162"/>
            </w:sdtPr>
            <w:sdtContent>
              <w:p w:rsidR="00000000" w:rsidDel="00000000" w:rsidP="00000000" w:rsidRDefault="00000000" w:rsidRPr="00000000" w14:paraId="00000204">
                <w:pPr>
                  <w:rPr>
                    <w:ins w:author="Catherine D'Arcy" w:id="25" w:date="2026-06-09T11:03:07Z"/>
                    <w:sz w:val="18"/>
                    <w:szCs w:val="18"/>
                    <w:rPrChange w:author="Catherine D'Arcy" w:id="26" w:date="2026-06-09T11:03:07Z">
                      <w:rPr>
                        <w:sz w:val="18"/>
                        <w:szCs w:val="18"/>
                      </w:rPr>
                    </w:rPrChange>
                  </w:rPr>
                </w:pPr>
                <w:sdt>
                  <w:sdtPr>
                    <w:id w:val="-724879320"/>
                    <w:tag w:val="goog_rdk_160"/>
                  </w:sdtPr>
                  <w:sdtContent>
                    <w:ins w:author="Catherine D'Arcy" w:id="25" w:date="2026-06-09T11:03:07Z"/>
                    <w:sdt>
                      <w:sdtPr>
                        <w:id w:val="-843932450"/>
                        <w:tag w:val="goog_rdk_161"/>
                      </w:sdtPr>
                      <w:sdtContent>
                        <w:ins w:author="Catherine D'Arcy" w:id="25" w:date="2026-06-09T11:03:07Z">
                          <w:r w:rsidDel="00000000" w:rsidR="00000000" w:rsidRPr="00000000">
                            <w:rPr>
                              <w:rtl w:val="0"/>
                            </w:rPr>
                          </w:r>
                        </w:ins>
                      </w:sdtContent>
                    </w:sdt>
                    <w:ins w:author="Catherine D'Arcy" w:id="25" w:date="2026-06-09T11:03:07Z"/>
                  </w:sdtContent>
                </w:sdt>
              </w:p>
            </w:sdtContent>
          </w:sdt>
          <w:p w:rsidR="00000000" w:rsidDel="00000000" w:rsidP="00000000" w:rsidRDefault="00000000" w:rsidRPr="00000000" w14:paraId="00000205">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w:t>
            </w:r>
            <w:r w:rsidDel="00000000" w:rsidR="00000000" w:rsidRPr="00000000">
              <w:rPr>
                <w:color w:val="000000"/>
                <w:sz w:val="16"/>
                <w:szCs w:val="16"/>
                <w:shd w:fill="ffe5e5" w:val="clear"/>
                <w:rtl w:val="0"/>
              </w:rPr>
              <w:t xml:space="preserve">research_team.lead_researcher.discipline</w:t>
            </w:r>
            <w:r w:rsidDel="00000000" w:rsidR="00000000" w:rsidRPr="00000000">
              <w:rPr>
                <w:sz w:val="16"/>
                <w:szCs w:val="16"/>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Used in: degree_completeness +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statistician_qualification.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No standalone rule_id.  </w:t>
            </w:r>
          </w:p>
          <w:p w:rsidR="00000000" w:rsidDel="00000000" w:rsidP="00000000" w:rsidRDefault="00000000" w:rsidRPr="00000000" w14:paraId="0000020B">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sz w:val="18"/>
                <w:szCs w:val="18"/>
                <w:rtl w:val="0"/>
              </w:rPr>
              <w:t xml:space="preserve">Year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sz w:val="18"/>
                <w:szCs w:val="18"/>
                <w:rtl w:val="0"/>
              </w:rPr>
              <w:t xml:space="preserve">Required field</w:t>
            </w:r>
            <w:sdt>
              <w:sdtPr>
                <w:id w:val="-202677884"/>
                <w:tag w:val="goog_rdk_163"/>
              </w:sdtPr>
              <w:sdtContent>
                <w:ins w:author="Catherine D'Arcy" w:id="27" w:date="2026-06-10T08:57:04Z">
                  <w:r w:rsidDel="00000000" w:rsidR="00000000" w:rsidRPr="00000000">
                    <w:rPr>
                      <w:sz w:val="18"/>
                      <w:szCs w:val="18"/>
                      <w:rtl w:val="0"/>
                    </w:rPr>
                    <w:t xml:space="preserve"> - check it is &gt;1900</w:t>
                  </w:r>
                </w:ins>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research_team.lead_researcher.year_received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Required field.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No validator implemented yet.  </w:t>
            </w:r>
          </w:p>
          <w:p w:rsidR="00000000" w:rsidDel="00000000" w:rsidP="00000000" w:rsidRDefault="00000000" w:rsidRPr="00000000" w14:paraId="00000214">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sz w:val="18"/>
                <w:szCs w:val="18"/>
                <w:rtl w:val="0"/>
              </w:rPr>
              <w:t xml:space="preserve">How many years of experience with secondary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sz w:val="18"/>
                <w:szCs w:val="18"/>
                <w:rtl w:val="0"/>
              </w:rPr>
              <w:t xml:space="preserve">Required – drop-down list, no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.years_of_experience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Required drop-down - no edits.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No validator implemented yet.  </w:t>
            </w:r>
          </w:p>
          <w:p w:rsidR="00000000" w:rsidDel="00000000" w:rsidP="00000000" w:rsidRDefault="00000000" w:rsidRPr="00000000" w14:paraId="0000021E">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sz w:val="18"/>
                <w:szCs w:val="18"/>
                <w:rtl w:val="0"/>
              </w:rPr>
              <w:t xml:space="preserve">Lead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sz w:val="18"/>
                <w:szCs w:val="18"/>
                <w:rtl w:val="0"/>
              </w:rPr>
              <w:t xml:space="preserve">Please list any real or potential conflicts of interest and describe how these will be managed. If none, please enter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2">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223">
            <w:pPr>
              <w:rPr>
                <w:sz w:val="18"/>
                <w:szCs w:val="18"/>
              </w:rPr>
            </w:pPr>
            <w:r w:rsidDel="00000000" w:rsidR="00000000" w:rsidRPr="00000000">
              <w:rPr>
                <w:sz w:val="18"/>
                <w:szCs w:val="18"/>
                <w:rtl w:val="0"/>
              </w:rPr>
              <w:t xml:space="preserve">1.Check that the conflict of interest is complete and if conflicts are noted, how conflicts will be managed (i.e., by declaring conflicts in any subsequent publications). </w:t>
            </w:r>
            <w:sdt>
              <w:sdtPr>
                <w:id w:val="-2140752437"/>
                <w:tag w:val="goog_rdk_164"/>
              </w:sdtPr>
              <w:sdtContent>
                <w:ins w:author="Catherine D'Arcy" w:id="28" w:date="2026-06-09T11:18:23Z">
                  <w:r w:rsidDel="00000000" w:rsidR="00000000" w:rsidRPr="00000000">
                    <w:rPr>
                      <w:sz w:val="18"/>
                      <w:szCs w:val="18"/>
                      <w:rtl w:val="0"/>
                    </w:rPr>
                    <w:t xml:space="preserve">If they say they will declare it in any publications, this is sufficient.</w:t>
                  </w:r>
                </w:ins>
              </w:sdtContent>
            </w:sdt>
            <w:r w:rsidDel="00000000" w:rsidR="00000000" w:rsidRPr="00000000">
              <w:rPr>
                <w:rtl w:val="0"/>
              </w:rPr>
            </w:r>
          </w:p>
          <w:p w:rsidR="00000000" w:rsidDel="00000000" w:rsidP="00000000" w:rsidRDefault="00000000" w:rsidRPr="00000000" w14:paraId="00000224">
            <w:pPr>
              <w:rPr>
                <w:sz w:val="18"/>
                <w:szCs w:val="18"/>
              </w:rPr>
            </w:pPr>
            <w:hyperlink r:id="rId41">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section, under </w:t>
            </w:r>
            <w:sdt>
              <w:sdtPr>
                <w:id w:val="-444655471"/>
                <w:tag w:val="goog_rdk_165"/>
              </w:sdtPr>
              <w:sdtContent>
                <w:ins w:author="Sarah Sweet" w:id="29" w:date="2026-06-09T21:14:11Z">
                  <w:r w:rsidDel="00000000" w:rsidR="00000000" w:rsidRPr="00000000">
                    <w:rPr>
                      <w:sz w:val="18"/>
                      <w:szCs w:val="18"/>
                      <w:rtl w:val="0"/>
                    </w:rPr>
                    <w:t xml:space="preserve">Dr. XX’s</w:t>
                  </w:r>
                </w:ins>
              </w:sdtContent>
            </w:sdt>
            <w:sdt>
              <w:sdtPr>
                <w:id w:val="-289666123"/>
                <w:tag w:val="goog_rdk_166"/>
              </w:sdtPr>
              <w:sdtContent>
                <w:del w:author="Sarah Sweet" w:id="29" w:date="2026-06-09T21:14:11Z">
                  <w:r w:rsidDel="00000000" w:rsidR="00000000" w:rsidRPr="00000000">
                    <w:rPr>
                      <w:sz w:val="18"/>
                      <w:szCs w:val="18"/>
                      <w:rtl w:val="0"/>
                    </w:rPr>
                    <w:delText xml:space="preserve">Lead Researcher </w:delText>
                  </w:r>
                </w:del>
              </w:sdtContent>
            </w:sdt>
            <w:r w:rsidDel="00000000" w:rsidR="00000000" w:rsidRPr="00000000">
              <w:rPr>
                <w:sz w:val="18"/>
                <w:szCs w:val="18"/>
                <w:rtl w:val="0"/>
              </w:rPr>
              <w:t xml:space="preserve">Potential Conflicts of Interest, please briefly describe how you will mitigate any conflicts of interest. For example, if any conflicts arise, you will declare them in any subsequent publication.</w:t>
            </w:r>
          </w:p>
          <w:p w:rsidR="00000000" w:rsidDel="00000000" w:rsidP="00000000" w:rsidRDefault="00000000" w:rsidRPr="00000000" w14:paraId="00000225">
            <w:pPr>
              <w:rPr>
                <w:sz w:val="18"/>
                <w:szCs w:val="18"/>
              </w:rPr>
            </w:pPr>
            <w:hyperlink r:id="rId42">
              <w:r w:rsidDel="00000000" w:rsidR="00000000" w:rsidRPr="00000000">
                <w:rPr>
                  <w:color w:val="1155cc"/>
                  <w:sz w:val="18"/>
                  <w:szCs w:val="18"/>
                  <w:u w:val="single"/>
                  <w:rtl w:val="0"/>
                </w:rPr>
                <w:t xml:space="preserve">https://app.getguru.com/card/Tbqbk7xc/COI-is-missing-explanation</w:t>
              </w:r>
            </w:hyperlink>
            <w:r w:rsidDel="00000000" w:rsidR="00000000" w:rsidRPr="00000000">
              <w:rPr>
                <w:rtl w:val="0"/>
              </w:rPr>
            </w:r>
          </w:p>
          <w:p w:rsidR="00000000" w:rsidDel="00000000" w:rsidP="00000000" w:rsidRDefault="00000000" w:rsidRPr="00000000" w14:paraId="00000226">
            <w:pPr>
              <w:rPr>
                <w:sz w:val="18"/>
                <w:szCs w:val="18"/>
              </w:rPr>
            </w:pPr>
            <w:r w:rsidDel="00000000" w:rsidR="00000000" w:rsidRPr="00000000">
              <w:rPr>
                <w:rtl w:val="0"/>
              </w:rPr>
            </w:r>
          </w:p>
          <w:p w:rsidR="00000000" w:rsidDel="00000000" w:rsidP="00000000" w:rsidRDefault="00000000" w:rsidRPr="00000000" w14:paraId="00000227">
            <w:pPr>
              <w:rPr>
                <w:sz w:val="18"/>
                <w:szCs w:val="18"/>
              </w:rPr>
            </w:pPr>
            <w:r w:rsidDel="00000000" w:rsidR="00000000" w:rsidRPr="00000000">
              <w:rPr>
                <w:rtl w:val="0"/>
              </w:rPr>
            </w:r>
          </w:p>
          <w:p w:rsidR="00000000" w:rsidDel="00000000" w:rsidP="00000000" w:rsidRDefault="00000000" w:rsidRPr="00000000" w14:paraId="00000228">
            <w:pPr>
              <w:rPr>
                <w:sz w:val="18"/>
                <w:szCs w:val="18"/>
              </w:rPr>
            </w:pPr>
            <w:r w:rsidDel="00000000" w:rsidR="00000000" w:rsidRPr="00000000">
              <w:rPr>
                <w:sz w:val="18"/>
                <w:szCs w:val="18"/>
                <w:rtl w:val="0"/>
              </w:rPr>
              <w:t xml:space="preserve">2. Check the COI and funding sections for for-profit Vivli members. Also check the studies that they have requested to see if the data contributor is mentioned in their COI </w:t>
            </w:r>
          </w:p>
          <w:p w:rsidR="00000000" w:rsidDel="00000000" w:rsidP="00000000" w:rsidRDefault="00000000" w:rsidRPr="00000000" w14:paraId="00000229">
            <w:pPr>
              <w:rPr>
                <w:sz w:val="18"/>
                <w:szCs w:val="18"/>
              </w:rPr>
            </w:pPr>
            <w:hyperlink r:id="rId43">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section, under </w:t>
            </w:r>
            <w:sdt>
              <w:sdtPr>
                <w:id w:val="-468526456"/>
                <w:tag w:val="goog_rdk_167"/>
              </w:sdtPr>
              <w:sdtContent>
                <w:ins w:author="Sarah Sweet" w:id="30" w:date="2026-06-09T21:14:45Z">
                  <w:r w:rsidDel="00000000" w:rsidR="00000000" w:rsidRPr="00000000">
                    <w:rPr>
                      <w:sz w:val="18"/>
                      <w:szCs w:val="18"/>
                      <w:rtl w:val="0"/>
                    </w:rPr>
                    <w:t xml:space="preserve">Dr. XX’s</w:t>
                  </w:r>
                </w:ins>
              </w:sdtContent>
            </w:sdt>
            <w:sdt>
              <w:sdtPr>
                <w:id w:val="2014259680"/>
                <w:tag w:val="goog_rdk_168"/>
              </w:sdtPr>
              <w:sdtContent>
                <w:del w:author="Sarah Sweet" w:id="30" w:date="2026-06-09T21:14:45Z">
                  <w:r w:rsidDel="00000000" w:rsidR="00000000" w:rsidRPr="00000000">
                    <w:rPr>
                      <w:sz w:val="18"/>
                      <w:szCs w:val="18"/>
                      <w:rtl w:val="0"/>
                    </w:rPr>
                    <w:delText xml:space="preserve">Lead Researcher</w:delText>
                  </w:r>
                </w:del>
              </w:sdtContent>
            </w:sdt>
            <w:r w:rsidDel="00000000" w:rsidR="00000000" w:rsidRPr="00000000">
              <w:rPr>
                <w:sz w:val="18"/>
                <w:szCs w:val="18"/>
                <w:rtl w:val="0"/>
              </w:rPr>
              <w:t xml:space="preserve"> Potential Conflicts of Interest, please clarify if this research is being funded by the data contributor </w:t>
            </w:r>
            <w:r w:rsidDel="00000000" w:rsidR="00000000" w:rsidRPr="00000000">
              <w:rPr>
                <w:sz w:val="18"/>
                <w:szCs w:val="18"/>
                <w:highlight w:val="yellow"/>
                <w:rtl w:val="0"/>
              </w:rPr>
              <w:t xml:space="preserve">(DC Name)</w:t>
            </w:r>
            <w:r w:rsidDel="00000000" w:rsidR="00000000" w:rsidRPr="00000000">
              <w:rPr>
                <w:sz w:val="18"/>
                <w:szCs w:val="18"/>
                <w:rtl w:val="0"/>
              </w:rPr>
              <w:t xml:space="preserve">. If so, please briefly describe your association with </w:t>
            </w:r>
            <w:r w:rsidDel="00000000" w:rsidR="00000000" w:rsidRPr="00000000">
              <w:rPr>
                <w:sz w:val="18"/>
                <w:szCs w:val="18"/>
                <w:highlight w:val="yellow"/>
                <w:rtl w:val="0"/>
              </w:rPr>
              <w:t xml:space="preserve">(DC Name)</w:t>
            </w:r>
            <w:r w:rsidDel="00000000" w:rsidR="00000000" w:rsidRPr="00000000">
              <w:rPr>
                <w:sz w:val="18"/>
                <w:szCs w:val="18"/>
                <w:rtl w:val="0"/>
              </w:rPr>
              <w:t xml:space="preserve">, and how you will mitigate any conflicts of interest due to this relationship. For example, if you have conflicts, you will declare them in any subsequent publications. </w:t>
            </w:r>
          </w:p>
          <w:p w:rsidR="00000000" w:rsidDel="00000000" w:rsidP="00000000" w:rsidRDefault="00000000" w:rsidRPr="00000000" w14:paraId="0000022A">
            <w:pPr>
              <w:rPr>
                <w:sz w:val="18"/>
                <w:szCs w:val="18"/>
              </w:rPr>
            </w:pPr>
            <w:r w:rsidDel="00000000" w:rsidR="00000000" w:rsidRPr="00000000">
              <w:rPr>
                <w:rtl w:val="0"/>
              </w:rPr>
            </w:r>
          </w:p>
          <w:p w:rsidR="00000000" w:rsidDel="00000000" w:rsidP="00000000" w:rsidRDefault="00000000" w:rsidRPr="00000000" w14:paraId="0000022B">
            <w:pPr>
              <w:rPr>
                <w:sz w:val="18"/>
                <w:szCs w:val="18"/>
              </w:rPr>
            </w:pPr>
            <w:hyperlink r:id="rId44">
              <w:r w:rsidDel="00000000" w:rsidR="00000000" w:rsidRPr="00000000">
                <w:rPr>
                  <w:color w:val="1155cc"/>
                  <w:sz w:val="18"/>
                  <w:szCs w:val="18"/>
                  <w:u w:val="single"/>
                  <w:rtl w:val="0"/>
                </w:rPr>
                <w:t xml:space="preserve">https://app.getguru.com/card/c7XakbXi/COI-and-funding-field-mention-industry-sponsors</w:t>
              </w:r>
            </w:hyperlink>
            <w:r w:rsidDel="00000000" w:rsidR="00000000" w:rsidRPr="00000000">
              <w:rPr>
                <w:rtl w:val="0"/>
              </w:rPr>
            </w:r>
          </w:p>
          <w:p w:rsidR="00000000" w:rsidDel="00000000" w:rsidP="00000000" w:rsidRDefault="00000000" w:rsidRPr="00000000" w14:paraId="0000022C">
            <w:pPr>
              <w:rPr>
                <w:sz w:val="18"/>
                <w:szCs w:val="18"/>
              </w:rPr>
            </w:pPr>
            <w:r w:rsidDel="00000000" w:rsidR="00000000" w:rsidRPr="00000000">
              <w:rPr>
                <w:rtl w:val="0"/>
              </w:rPr>
            </w:r>
          </w:p>
          <w:p w:rsidR="00000000" w:rsidDel="00000000" w:rsidP="00000000" w:rsidRDefault="00000000" w:rsidRPr="00000000" w14:paraId="0000022D">
            <w:pPr>
              <w:rPr>
                <w:sz w:val="18"/>
                <w:szCs w:val="18"/>
              </w:rPr>
            </w:pPr>
            <w:r w:rsidDel="00000000" w:rsidR="00000000" w:rsidRPr="00000000">
              <w:rPr>
                <w:rtl w:val="0"/>
              </w:rPr>
            </w:r>
          </w:p>
          <w:p w:rsidR="00000000" w:rsidDel="00000000" w:rsidP="00000000" w:rsidRDefault="00000000" w:rsidRPr="00000000" w14:paraId="0000022E">
            <w:pPr>
              <w:rPr>
                <w:sz w:val="18"/>
                <w:szCs w:val="18"/>
              </w:rPr>
            </w:pPr>
            <w:r w:rsidDel="00000000" w:rsidR="00000000" w:rsidRPr="00000000">
              <w:rPr>
                <w:rtl w:val="0"/>
              </w:rPr>
            </w:r>
          </w:p>
          <w:p w:rsidR="00000000" w:rsidDel="00000000" w:rsidP="00000000" w:rsidRDefault="00000000" w:rsidRPr="00000000" w14:paraId="0000022F">
            <w:pPr>
              <w:rPr>
                <w:sz w:val="18"/>
                <w:szCs w:val="18"/>
              </w:rPr>
            </w:pPr>
            <w:r w:rsidDel="00000000" w:rsidR="00000000" w:rsidRPr="00000000">
              <w:rPr>
                <w:sz w:val="18"/>
                <w:szCs w:val="18"/>
                <w:rtl w:val="0"/>
              </w:rPr>
              <w:t xml:space="preserve">3. For any team member is from for-profit company, they should have COIs declared.</w:t>
            </w:r>
          </w:p>
          <w:p w:rsidR="00000000" w:rsidDel="00000000" w:rsidP="00000000" w:rsidRDefault="00000000" w:rsidRPr="00000000" w14:paraId="00000230">
            <w:pPr>
              <w:rPr>
                <w:sz w:val="18"/>
                <w:szCs w:val="18"/>
              </w:rPr>
            </w:pPr>
            <w:r w:rsidDel="00000000" w:rsidR="00000000" w:rsidRPr="00000000">
              <w:rPr>
                <w:b w:val="1"/>
                <w:bCs w:val="1"/>
                <w:sz w:val="18"/>
                <w:szCs w:val="18"/>
                <w:rtl w:val="0"/>
              </w:rPr>
              <w:t xml:space="preserve"> </w:t>
            </w:r>
            <w:hyperlink r:id="rId45">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section, under </w:t>
            </w:r>
            <w:r w:rsidDel="00000000" w:rsidR="00000000" w:rsidRPr="00000000">
              <w:rPr>
                <w:sz w:val="18"/>
                <w:szCs w:val="18"/>
                <w:highlight w:val="yellow"/>
                <w:rtl w:val="0"/>
              </w:rPr>
              <w:t xml:space="preserve">Dr. xx’s</w:t>
            </w:r>
            <w:r w:rsidDel="00000000" w:rsidR="00000000" w:rsidRPr="00000000">
              <w:rPr>
                <w:sz w:val="18"/>
                <w:szCs w:val="18"/>
                <w:rtl w:val="0"/>
              </w:rPr>
              <w:t xml:space="preserve"> Potential Conflicts of Interest, as they are employed by a for-profit company, please provide information on the inherent COIs that could be perceived to influence the planning, conduct or interpretation and outcomes of the proposed research. Also describe their approach to managing such potential conflicts, for example ensuring full disclosure in any publications.</w:t>
            </w:r>
          </w:p>
          <w:p w:rsidR="00000000" w:rsidDel="00000000" w:rsidP="00000000" w:rsidRDefault="00000000" w:rsidRPr="00000000" w14:paraId="00000231">
            <w:pPr>
              <w:rPr>
                <w:sz w:val="18"/>
                <w:szCs w:val="18"/>
              </w:rPr>
            </w:pPr>
            <w:r w:rsidDel="00000000" w:rsidR="00000000" w:rsidRPr="00000000">
              <w:rPr>
                <w:rtl w:val="0"/>
              </w:rPr>
            </w:r>
          </w:p>
          <w:p w:rsidR="00000000" w:rsidDel="00000000" w:rsidP="00000000" w:rsidRDefault="00000000" w:rsidRPr="00000000" w14:paraId="00000232">
            <w:pPr>
              <w:rPr>
                <w:sz w:val="18"/>
                <w:szCs w:val="18"/>
              </w:rPr>
            </w:pPr>
            <w:hyperlink r:id="rId46">
              <w:r w:rsidDel="00000000" w:rsidR="00000000" w:rsidRPr="00000000">
                <w:rPr>
                  <w:color w:val="1155cc"/>
                  <w:sz w:val="18"/>
                  <w:szCs w:val="18"/>
                  <w:u w:val="single"/>
                  <w:rtl w:val="0"/>
                </w:rPr>
                <w:t xml:space="preserve">https://app.getguru.com/card/T8ELa8Mc/Research-Team-is-from-forprofit-company-COI-field</w:t>
              </w:r>
            </w:hyperlink>
            <w:r w:rsidDel="00000000" w:rsidR="00000000" w:rsidRPr="00000000">
              <w:rPr>
                <w:rtl w:val="0"/>
              </w:rPr>
            </w:r>
          </w:p>
          <w:p w:rsidR="00000000" w:rsidDel="00000000" w:rsidP="00000000" w:rsidRDefault="00000000" w:rsidRPr="00000000" w14:paraId="00000233">
            <w:pPr>
              <w:rPr>
                <w:sz w:val="18"/>
                <w:szCs w:val="18"/>
              </w:rPr>
            </w:pPr>
            <w:r w:rsidDel="00000000" w:rsidR="00000000" w:rsidRPr="00000000">
              <w:rPr>
                <w:rtl w:val="0"/>
              </w:rPr>
            </w:r>
          </w:p>
          <w:p w:rsidR="00000000" w:rsidDel="00000000" w:rsidP="00000000" w:rsidRDefault="00000000" w:rsidRPr="00000000" w14:paraId="00000234">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lead_researcher.coi.completeness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coi blank -&gt; message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coi present -&gt; invoke_llm()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checks for mitigation declaration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lead_researcher.coi.industry_funding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funding_source == "industry"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Uses render() template: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{study_design.data_contributor_name}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lead_researcher.coi.for_profit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organization_type == "for_profit"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research_team.lead_researcher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.conflicts_of_interest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study_design.funding_source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study_design.data_contributor_name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research_team.organization_type  </w:t>
            </w:r>
          </w:p>
          <w:p w:rsidR="00000000" w:rsidDel="00000000" w:rsidP="00000000" w:rsidRDefault="00000000" w:rsidRPr="00000000" w14:paraId="00000247">
            <w:pPr>
              <w:rPr>
                <w:sz w:val="18"/>
                <w:szCs w:val="18"/>
              </w:rPr>
            </w:pPr>
            <w:r w:rsidDel="00000000" w:rsidR="00000000" w:rsidRPr="00000000">
              <w:rPr>
                <w:rtl w:val="0"/>
              </w:rPr>
            </w:r>
          </w:p>
        </w:tc>
      </w:tr>
      <w:tr>
        <w:trPr>
          <w:cantSplit w:val="0"/>
          <w:trHeight w:val="697.453124999983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48">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49">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A">
            <w:pPr>
              <w:rPr>
                <w:sz w:val="18"/>
                <w:szCs w:val="18"/>
              </w:rPr>
            </w:pPr>
            <w:r w:rsidDel="00000000" w:rsidR="00000000" w:rsidRPr="00000000">
              <w:rPr>
                <w:sz w:val="18"/>
                <w:szCs w:val="18"/>
                <w:rtl w:val="0"/>
              </w:rPr>
              <w:t xml:space="preserve">First name/Last 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sz w:val="18"/>
                <w:szCs w:val="18"/>
                <w:rtl w:val="0"/>
              </w:rPr>
              <w:t xml:space="preserve">Required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Same logic as Lead Researcher.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(covered by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field_statistician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.same_criteria_as_the_lead_researcher)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research_team.statistician.first_name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research_team.statistician.last_name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254">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sz w:val="18"/>
                <w:szCs w:val="18"/>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58">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259">
            <w:pPr>
              <w:rPr>
                <w:sz w:val="18"/>
                <w:szCs w:val="18"/>
              </w:rPr>
            </w:pPr>
            <w:r w:rsidDel="00000000" w:rsidR="00000000" w:rsidRPr="00000000">
              <w:rPr>
                <w:sz w:val="18"/>
                <w:szCs w:val="18"/>
                <w:rtl w:val="0"/>
              </w:rPr>
              <w:t xml:space="preserve"> If the Position is identical to the Employer/affiliation, send the message </w:t>
            </w:r>
          </w:p>
          <w:p w:rsidR="00000000" w:rsidDel="00000000" w:rsidP="00000000" w:rsidRDefault="00000000" w:rsidRPr="00000000" w14:paraId="0000025A">
            <w:pPr>
              <w:rPr>
                <w:sz w:val="18"/>
                <w:szCs w:val="18"/>
              </w:rPr>
            </w:pPr>
            <w:r w:rsidDel="00000000" w:rsidR="00000000" w:rsidRPr="00000000">
              <w:rPr>
                <w:rtl w:val="0"/>
              </w:rPr>
            </w:r>
          </w:p>
          <w:p w:rsidR="00000000" w:rsidDel="00000000" w:rsidP="00000000" w:rsidRDefault="00000000" w:rsidRPr="00000000" w14:paraId="0000025B">
            <w:pPr>
              <w:rPr>
                <w:sz w:val="18"/>
                <w:szCs w:val="18"/>
              </w:rPr>
            </w:pPr>
            <w:hyperlink r:id="rId47">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tab, for Dr. XX’s Position field, please provide their current position at the organization.</w:t>
            </w:r>
          </w:p>
          <w:p w:rsidR="00000000" w:rsidDel="00000000" w:rsidP="00000000" w:rsidRDefault="00000000" w:rsidRPr="00000000" w14:paraId="0000025C">
            <w:pPr>
              <w:rPr>
                <w:sz w:val="18"/>
                <w:szCs w:val="18"/>
              </w:rPr>
            </w:pPr>
            <w:hyperlink r:id="rId48">
              <w:r w:rsidDel="00000000" w:rsidR="00000000" w:rsidRPr="00000000">
                <w:rPr>
                  <w:color w:val="1155cc"/>
                  <w:sz w:val="18"/>
                  <w:szCs w:val="18"/>
                  <w:u w:val="single"/>
                  <w:rtl w:val="0"/>
                </w:rPr>
                <w:t xml:space="preserve">https://app.getguru.com/card/c9Eak9Ai/Position-field-is-missing</w:t>
              </w:r>
            </w:hyperlink>
            <w:r w:rsidDel="00000000" w:rsidR="00000000" w:rsidRPr="00000000">
              <w:rPr>
                <w:sz w:val="18"/>
                <w:szCs w:val="18"/>
                <w:rtl w:val="0"/>
              </w:rPr>
              <w:t xml:space="preserve"> </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Same logic as Lead Researcher.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field_statistician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.same_criteria_as_the_lead_researcher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not position -&gt; message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Standard response uses "Dr. XX"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(third person, not "you")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position.lower() ==  </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affiliation.lower() -&gt; message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research_team.statistician.position</w:t>
            </w:r>
          </w:p>
          <w:p w:rsidR="00000000" w:rsidDel="00000000" w:rsidP="00000000" w:rsidRDefault="00000000" w:rsidRPr="00000000" w14:paraId="00000269">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D">
            <w:pPr>
              <w:rPr/>
            </w:pPr>
            <w:r w:rsidDel="00000000" w:rsidR="00000000" w:rsidRPr="00000000">
              <w:rPr>
                <w:sz w:val="18"/>
                <w:szCs w:val="18"/>
                <w:rtl w:val="0"/>
              </w:rPr>
              <w:t xml:space="preserve">Required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Same logic as Lead Researcher.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research_team.statistician.email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272">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sz w:val="18"/>
                <w:szCs w:val="18"/>
                <w:rtl w:val="0"/>
              </w:rPr>
              <w:t xml:space="preserve">ORCID ID # (This is not a required field on the request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6">
            <w:pPr>
              <w:rPr>
                <w:sz w:val="18"/>
                <w:szCs w:val="18"/>
              </w:rPr>
            </w:pPr>
            <w:r w:rsidDel="00000000" w:rsidR="00000000" w:rsidRPr="00000000">
              <w:rPr>
                <w:sz w:val="18"/>
                <w:szCs w:val="18"/>
                <w:rtl w:val="0"/>
              </w:rPr>
              <w:t xml:space="preserve">OK or B</w:t>
            </w:r>
            <w:r w:rsidDel="00000000" w:rsidR="00000000" w:rsidRPr="00000000">
              <w:rPr>
                <w:sz w:val="18"/>
                <w:szCs w:val="18"/>
                <w:rtl w:val="0"/>
              </w:rPr>
              <w:t xml:space="preserve">LANK</w:t>
            </w:r>
            <w:r w:rsidDel="00000000" w:rsidR="00000000" w:rsidRPr="00000000">
              <w:rPr>
                <w:rtl w:val="0"/>
              </w:rPr>
            </w:r>
          </w:p>
          <w:p w:rsidR="00000000" w:rsidDel="00000000" w:rsidP="00000000" w:rsidRDefault="00000000" w:rsidRPr="00000000" w14:paraId="00000277">
            <w:pPr>
              <w:rPr>
                <w:sz w:val="18"/>
                <w:szCs w:val="18"/>
              </w:rPr>
            </w:pPr>
            <w:r w:rsidDel="00000000" w:rsidR="00000000" w:rsidRPr="00000000">
              <w:rPr>
                <w:sz w:val="18"/>
                <w:szCs w:val="18"/>
                <w:rtl w:val="0"/>
              </w:rPr>
              <w:t xml:space="preserve">If completed, check last name and ID versus </w:t>
            </w:r>
            <w:hyperlink r:id="rId49">
              <w:r w:rsidDel="00000000" w:rsidR="00000000" w:rsidRPr="00000000">
                <w:rPr>
                  <w:color w:val="1155cc"/>
                  <w:sz w:val="18"/>
                  <w:szCs w:val="18"/>
                  <w:u w:val="single"/>
                  <w:rtl w:val="0"/>
                </w:rPr>
                <w:t xml:space="preserve">orcid.org</w:t>
              </w:r>
            </w:hyperlink>
            <w:r w:rsidDel="00000000" w:rsidR="00000000" w:rsidRPr="00000000">
              <w:rPr>
                <w:sz w:val="18"/>
                <w:szCs w:val="18"/>
                <w:rtl w:val="0"/>
              </w:rPr>
              <w:t xml:space="preserve"> </w:t>
            </w:r>
          </w:p>
          <w:p w:rsidR="00000000" w:rsidDel="00000000" w:rsidP="00000000" w:rsidRDefault="00000000" w:rsidRPr="00000000" w14:paraId="00000278">
            <w:pPr>
              <w:rPr>
                <w:sz w:val="18"/>
                <w:szCs w:val="18"/>
              </w:rPr>
            </w:pPr>
            <w:r w:rsidDel="00000000" w:rsidR="00000000" w:rsidRPr="00000000">
              <w:rPr>
                <w:sz w:val="18"/>
                <w:szCs w:val="18"/>
                <w:rtl w:val="0"/>
              </w:rPr>
              <w:t xml:space="preserve">Standard response:</w:t>
            </w:r>
          </w:p>
          <w:p w:rsidR="00000000" w:rsidDel="00000000" w:rsidP="00000000" w:rsidRDefault="00000000" w:rsidRPr="00000000" w14:paraId="00000279">
            <w:pPr>
              <w:rPr>
                <w:sz w:val="18"/>
                <w:szCs w:val="18"/>
              </w:rPr>
            </w:pPr>
            <w:r w:rsidDel="00000000" w:rsidR="00000000" w:rsidRPr="00000000">
              <w:rPr>
                <w:sz w:val="18"/>
                <w:szCs w:val="18"/>
                <w:rtl w:val="0"/>
              </w:rPr>
              <w:t xml:space="preserve">Please update Dr. XX’s ORCID to match their account on </w:t>
            </w:r>
            <w:hyperlink r:id="rId50">
              <w:r w:rsidDel="00000000" w:rsidR="00000000" w:rsidRPr="00000000">
                <w:rPr>
                  <w:color w:val="1155cc"/>
                  <w:sz w:val="18"/>
                  <w:szCs w:val="18"/>
                  <w:u w:val="single"/>
                  <w:rtl w:val="0"/>
                </w:rPr>
                <w:t xml:space="preserve">orcid.org</w:t>
              </w:r>
            </w:hyperlink>
            <w:r w:rsidDel="00000000" w:rsidR="00000000" w:rsidRPr="00000000">
              <w:rPr>
                <w:sz w:val="18"/>
                <w:szCs w:val="18"/>
                <w:rtl w:val="0"/>
              </w:rPr>
              <w:t xml:space="preserve"> </w:t>
            </w:r>
          </w:p>
          <w:p w:rsidR="00000000" w:rsidDel="00000000" w:rsidP="00000000" w:rsidRDefault="00000000" w:rsidRPr="00000000" w14:paraId="0000027A">
            <w:pPr>
              <w:rPr>
                <w:sz w:val="18"/>
                <w:szCs w:val="18"/>
              </w:rPr>
            </w:pPr>
            <w:hyperlink r:id="rId51">
              <w:r w:rsidDel="00000000" w:rsidR="00000000" w:rsidRPr="00000000">
                <w:rPr>
                  <w:color w:val="1155cc"/>
                  <w:sz w:val="18"/>
                  <w:szCs w:val="18"/>
                  <w:u w:val="single"/>
                  <w:rtl w:val="0"/>
                </w:rPr>
                <w:t xml:space="preserve">https://app.getguru.com/card/i69o5EjT/ORCID-provided-doesnt-match-orcidorg</w:t>
              </w:r>
            </w:hyperlink>
            <w:r w:rsidDel="00000000" w:rsidR="00000000" w:rsidRPr="00000000">
              <w:rPr>
                <w:sz w:val="18"/>
                <w:szCs w:val="18"/>
                <w:rtl w:val="0"/>
              </w:rPr>
              <w:t xml:space="preserve"> </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Optional field - no validation.  </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If present, check vs orcid.org.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research_team.statistician.orcid_id  </w:t>
            </w:r>
          </w:p>
          <w:p w:rsidR="00000000" w:rsidDel="00000000" w:rsidP="00000000" w:rsidRDefault="00000000" w:rsidRPr="00000000" w14:paraId="0000027E">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7F">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sz w:val="18"/>
                <w:szCs w:val="18"/>
                <w:rtl w:val="0"/>
              </w:rPr>
              <w:t xml:space="preserve">Employer, Company, Research Institution or Primary Affiliation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2">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283">
            <w:pPr>
              <w:rPr>
                <w:sz w:val="18"/>
                <w:szCs w:val="18"/>
              </w:rPr>
            </w:pPr>
            <w:r w:rsidDel="00000000" w:rsidR="00000000" w:rsidRPr="00000000">
              <w:rPr>
                <w:rtl w:val="0"/>
              </w:rPr>
            </w:r>
          </w:p>
          <w:p w:rsidR="00000000" w:rsidDel="00000000" w:rsidP="00000000" w:rsidRDefault="00000000" w:rsidRPr="00000000" w14:paraId="00000284">
            <w:pPr>
              <w:rPr>
                <w:sz w:val="18"/>
                <w:szCs w:val="18"/>
              </w:rPr>
            </w:pPr>
            <w:r w:rsidDel="00000000" w:rsidR="00000000" w:rsidRPr="00000000">
              <w:rPr>
                <w:sz w:val="18"/>
                <w:szCs w:val="18"/>
                <w:rtl w:val="0"/>
              </w:rPr>
              <w:t xml:space="preserve">1) Check if the statistician has more than one institution/employer listed </w:t>
            </w:r>
          </w:p>
          <w:p w:rsidR="00000000" w:rsidDel="00000000" w:rsidP="00000000" w:rsidRDefault="00000000" w:rsidRPr="00000000" w14:paraId="00000285">
            <w:pPr>
              <w:rPr>
                <w:sz w:val="18"/>
                <w:szCs w:val="18"/>
              </w:rPr>
            </w:pPr>
            <w:r w:rsidDel="00000000" w:rsidR="00000000" w:rsidRPr="00000000">
              <w:rPr>
                <w:rtl w:val="0"/>
              </w:rPr>
            </w:r>
          </w:p>
          <w:p w:rsidR="00000000" w:rsidDel="00000000" w:rsidP="00000000" w:rsidRDefault="00000000" w:rsidRPr="00000000" w14:paraId="00000286">
            <w:pPr>
              <w:rPr>
                <w:sz w:val="18"/>
                <w:szCs w:val="18"/>
              </w:rPr>
            </w:pPr>
            <w:hyperlink r:id="rId52">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For Dr. xx, please confirm the entity that will have legal responsibility for signing their DUA and update their 'Employer, Company, Research Institution or Primary Affiliation' field accordingly.</w:t>
            </w:r>
          </w:p>
          <w:p w:rsidR="00000000" w:rsidDel="00000000" w:rsidP="00000000" w:rsidRDefault="00000000" w:rsidRPr="00000000" w14:paraId="00000287">
            <w:pPr>
              <w:rPr>
                <w:strike w:val="1"/>
              </w:rPr>
            </w:pPr>
            <w:hyperlink r:id="rId53">
              <w:r w:rsidDel="00000000" w:rsidR="00000000" w:rsidRPr="00000000">
                <w:rPr>
                  <w:color w:val="1155cc"/>
                  <w:sz w:val="18"/>
                  <w:szCs w:val="18"/>
                  <w:u w:val="single"/>
                  <w:rtl w:val="0"/>
                </w:rPr>
                <w:t xml:space="preserve">https://app.getguru.com/card/ip9oGpeT/Primary-affiliation-of-research-team-member</w:t>
              </w:r>
            </w:hyperlink>
            <w:r w:rsidDel="00000000" w:rsidR="00000000" w:rsidRPr="00000000">
              <w:rPr>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Same logic as Lead Researcher.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field_statistician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.same_criteria_as_the_lead_researcher  </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multi_institution check:  </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multiple_affiliations flag -&gt; message  </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Standard response uses "Dr. xx"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NOTE: No peking_embargo for statistician.  </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research_team.statistician.affiliation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research_team.statistician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w:t>
              <w:tab/>
              <w:t xml:space="preserve">.multiple_affiliations  </w:t>
            </w:r>
          </w:p>
          <w:p w:rsidR="00000000" w:rsidDel="00000000" w:rsidP="00000000" w:rsidRDefault="00000000" w:rsidRPr="00000000" w14:paraId="00000295">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sz w:val="18"/>
                <w:szCs w:val="18"/>
                <w:rtl w:val="0"/>
              </w:rPr>
              <w:t xml:space="preserve">Required - used to check if they are from one of the countries mentioned in the pre-form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Same logic as Lead Researcher.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research_team.statistician.country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Validation Messages: None (spec).  </w:t>
            </w:r>
          </w:p>
          <w:p w:rsidR="00000000" w:rsidDel="00000000" w:rsidP="00000000" w:rsidRDefault="00000000" w:rsidRPr="00000000" w14:paraId="0000029E">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sz w:val="18"/>
                <w:szCs w:val="18"/>
                <w:rtl w:val="0"/>
              </w:rPr>
              <w:t xml:space="preserve">Education, degree, professional qualifications, and memberships that are relevant to the proposed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A2">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2A3">
            <w:pPr>
              <w:rPr>
                <w:strike w:val="1"/>
                <w:sz w:val="18"/>
                <w:szCs w:val="18"/>
              </w:rPr>
            </w:pPr>
            <w:r w:rsidDel="00000000" w:rsidR="00000000" w:rsidRPr="00000000">
              <w:rPr>
                <w:rtl w:val="0"/>
              </w:rPr>
            </w:r>
          </w:p>
          <w:p w:rsidR="00000000" w:rsidDel="00000000" w:rsidP="00000000" w:rsidRDefault="00000000" w:rsidRPr="00000000" w14:paraId="000002A4">
            <w:pPr>
              <w:rPr>
                <w:sz w:val="18"/>
                <w:szCs w:val="18"/>
              </w:rPr>
            </w:pPr>
            <w:r w:rsidDel="00000000" w:rsidR="00000000" w:rsidRPr="00000000">
              <w:rPr>
                <w:rtl w:val="0"/>
              </w:rPr>
            </w:r>
          </w:p>
          <w:p w:rsidR="00000000" w:rsidDel="00000000" w:rsidP="00000000" w:rsidRDefault="00000000" w:rsidRPr="00000000" w14:paraId="000002A5">
            <w:pPr>
              <w:rPr>
                <w:sz w:val="18"/>
                <w:szCs w:val="18"/>
              </w:rPr>
            </w:pPr>
            <w:r w:rsidDel="00000000" w:rsidR="00000000" w:rsidRPr="00000000">
              <w:rPr>
                <w:sz w:val="18"/>
                <w:szCs w:val="18"/>
                <w:rtl w:val="0"/>
              </w:rPr>
              <w:t xml:space="preserve">2. Statistician – Check for Master's or Ph.D. degrees in statistics, mathematics, epidemiology, biostatistics, computational biology, and pharmacometrics (if the research is in pharmacokinetics). If not one of these degrees AND they have not provided details of their publications, send this response:(if they are a student, suggest they add a suitably qualified mentor or supervisor): </w:t>
            </w:r>
          </w:p>
          <w:p w:rsidR="00000000" w:rsidDel="00000000" w:rsidP="00000000" w:rsidRDefault="00000000" w:rsidRPr="00000000" w14:paraId="000002A6">
            <w:pPr>
              <w:rPr>
                <w:sz w:val="18"/>
                <w:szCs w:val="18"/>
              </w:rPr>
            </w:pPr>
            <w:r w:rsidDel="00000000" w:rsidR="00000000" w:rsidRPr="00000000">
              <w:rPr>
                <w:rtl w:val="0"/>
              </w:rPr>
            </w:r>
          </w:p>
          <w:p w:rsidR="00000000" w:rsidDel="00000000" w:rsidP="00000000" w:rsidRDefault="00000000" w:rsidRPr="00000000" w14:paraId="000002A7">
            <w:pPr>
              <w:rPr>
                <w:sz w:val="18"/>
                <w:szCs w:val="18"/>
              </w:rPr>
            </w:pPr>
            <w:hyperlink r:id="rId54">
              <w:r w:rsidDel="00000000" w:rsidR="00000000" w:rsidRPr="00000000">
                <w:rPr>
                  <w:b w:val="1"/>
                  <w:bCs w:val="1"/>
                  <w:color w:val="1155cc"/>
                  <w:sz w:val="18"/>
                  <w:szCs w:val="18"/>
                  <w:u w:val="single"/>
                  <w:rtl w:val="0"/>
                </w:rPr>
                <w:t xml:space="preserve">Standard response</w:t>
              </w:r>
            </w:hyperlink>
            <w:hyperlink r:id="rId55">
              <w:r w:rsidDel="00000000" w:rsidR="00000000" w:rsidRPr="00000000">
                <w:rPr>
                  <w:color w:val="1155cc"/>
                  <w:sz w:val="18"/>
                  <w:szCs w:val="18"/>
                  <w:u w:val="single"/>
                  <w:rtl w:val="0"/>
                </w:rPr>
                <w:t xml:space="preserve">: </w:t>
              </w:r>
            </w:hyperlink>
            <w:r w:rsidDel="00000000" w:rsidR="00000000" w:rsidRPr="00000000">
              <w:rPr>
                <w:sz w:val="18"/>
                <w:szCs w:val="18"/>
                <w:rtl w:val="0"/>
              </w:rPr>
              <w:t xml:space="preserve"> In the Research Team section, in the Statistician’s Education field, please elaborate on any skills or prior experience in performing relevant or similar statistical analysis as planned (e.g. previous publications). We suggest providing a list of publications similar to this research project that includes a description of your contribution to those publications (e.g. as the statistician). </w:t>
            </w:r>
          </w:p>
          <w:p w:rsidR="00000000" w:rsidDel="00000000" w:rsidP="00000000" w:rsidRDefault="00000000" w:rsidRPr="00000000" w14:paraId="000002A8">
            <w:pPr>
              <w:spacing w:after="240" w:before="240" w:lineRule="auto"/>
              <w:rPr>
                <w:sz w:val="18"/>
                <w:szCs w:val="18"/>
              </w:rPr>
            </w:pPr>
            <w:r w:rsidDel="00000000" w:rsidR="00000000" w:rsidRPr="00000000">
              <w:rPr>
                <w:sz w:val="18"/>
                <w:szCs w:val="18"/>
                <w:rtl w:val="0"/>
              </w:rPr>
              <w:t xml:space="preserve">If they are a student and they do not have suitable statistical experience, we suggest that you add someone as the team statistician such as a supervisor or mentor with experience of secondary analysis. </w:t>
            </w:r>
          </w:p>
          <w:p w:rsidR="00000000" w:rsidDel="00000000" w:rsidP="00000000" w:rsidRDefault="00000000" w:rsidRPr="00000000" w14:paraId="000002A9">
            <w:pPr>
              <w:spacing w:after="240" w:before="240" w:lineRule="auto"/>
              <w:rPr/>
            </w:pPr>
            <w:r w:rsidDel="00000000" w:rsidR="00000000" w:rsidRPr="00000000">
              <w:rPr>
                <w:sz w:val="18"/>
                <w:szCs w:val="18"/>
                <w:rtl w:val="0"/>
              </w:rPr>
              <w:t xml:space="preserve">If you do not have a statistician that you can add to your team, please let us know and Vivli can refer you to a statistical services company who can help. They can be contacted at </w:t>
            </w:r>
            <w:hyperlink r:id="rId56">
              <w:r w:rsidDel="00000000" w:rsidR="00000000" w:rsidRPr="00000000">
                <w:rPr>
                  <w:color w:val="1155cc"/>
                  <w:sz w:val="18"/>
                  <w:szCs w:val="18"/>
                  <w:u w:val="single"/>
                  <w:rtl w:val="0"/>
                </w:rPr>
                <w:t xml:space="preserve">info@oltremc.com</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AA">
            <w:pPr>
              <w:spacing w:after="240" w:before="240" w:lineRule="auto"/>
              <w:rPr>
                <w:sz w:val="18"/>
                <w:szCs w:val="18"/>
              </w:rPr>
            </w:pPr>
            <w:hyperlink r:id="rId57">
              <w:r w:rsidDel="00000000" w:rsidR="00000000" w:rsidRPr="00000000">
                <w:rPr>
                  <w:color w:val="1155cc"/>
                  <w:sz w:val="18"/>
                  <w:szCs w:val="18"/>
                  <w:u w:val="single"/>
                  <w:rtl w:val="0"/>
                </w:rPr>
                <w:t xml:space="preserve">https://app.getguru.com/card/c69oG67i/If-the-Statistician-does-not-meet-requirements</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AB">
            <w:pPr>
              <w:rPr>
                <w:sz w:val="18"/>
                <w:szCs w:val="18"/>
              </w:rPr>
            </w:pPr>
            <w:r w:rsidDel="00000000" w:rsidR="00000000" w:rsidRPr="00000000">
              <w:rPr>
                <w:rtl w:val="0"/>
              </w:rPr>
            </w:r>
          </w:p>
          <w:p w:rsidR="00000000" w:rsidDel="00000000" w:rsidP="00000000" w:rsidRDefault="00000000" w:rsidRPr="00000000" w14:paraId="000002AC">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rule_id: field_statistician  </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.same_criteria_as_the_lead_researcher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degree_completeness: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not (education AND degree_name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AND degree_institution AND discipline)  </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statistician_qualification:  </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ALWAYS applies (stat is statistician)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Must have Master/PhD in:  </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statistics, epidemiology,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biostatistics, computational biology,  </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ind w:firstLine="720"/>
              <w:rPr>
                <w:sz w:val="16"/>
                <w:szCs w:val="16"/>
              </w:rPr>
            </w:pPr>
            <w:r w:rsidDel="00000000" w:rsidR="00000000" w:rsidRPr="00000000">
              <w:rPr>
                <w:sz w:val="16"/>
                <w:szCs w:val="16"/>
                <w:rtl w:val="0"/>
              </w:rPr>
              <w:t xml:space="preserve">pharmacometrics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no qualifying degree -&gt; message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-&gt; elaborate on skills/publications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pharmacokinetics rule:  </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if "pharmacokinetics" in form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  AND no pharmacometrics -&gt; message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ctx: research_team.statistician.education  </w:t>
            </w:r>
          </w:p>
          <w:p w:rsidR="00000000" w:rsidDel="00000000" w:rsidP="00000000" w:rsidRDefault="00000000" w:rsidRPr="00000000" w14:paraId="000002C2">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sz w:val="18"/>
                <w:szCs w:val="18"/>
                <w:rtl w:val="0"/>
              </w:rPr>
              <w:t xml:space="preserve">Name of the 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6">
            <w:pPr>
              <w:rPr>
                <w:sz w:val="18"/>
                <w:szCs w:val="18"/>
              </w:rPr>
            </w:pPr>
            <w:r w:rsidDel="00000000" w:rsidR="00000000" w:rsidRPr="00000000">
              <w:rPr>
                <w:sz w:val="18"/>
                <w:szCs w:val="18"/>
                <w:rtl w:val="0"/>
              </w:rPr>
              <w:t xml:space="preserve">Required</w:t>
            </w:r>
          </w:p>
          <w:p w:rsidR="00000000" w:rsidDel="00000000" w:rsidP="00000000" w:rsidRDefault="00000000" w:rsidRPr="00000000" w14:paraId="000002C7">
            <w:pP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C8">
            <w:pPr>
              <w:rPr>
                <w:sz w:val="18"/>
                <w:szCs w:val="18"/>
                <w:shd w:fill="ff9900" w:val="clea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9">
            <w:pPr>
              <w:rPr>
                <w:sz w:val="18"/>
                <w:szCs w:val="18"/>
              </w:rPr>
            </w:pPr>
            <w:r w:rsidDel="00000000" w:rsidR="00000000" w:rsidRPr="00000000">
              <w:rPr>
                <w:sz w:val="18"/>
                <w:szCs w:val="18"/>
                <w:rtl w:val="0"/>
              </w:rPr>
              <w:t xml:space="preserve">rule_id: field_statistician.degree_name.consistency</w:t>
            </w:r>
          </w:p>
          <w:p w:rsidR="00000000" w:rsidDel="00000000" w:rsidP="00000000" w:rsidRDefault="00000000" w:rsidRPr="00000000" w14:paraId="000002CA">
            <w:pPr>
              <w:rPr>
                <w:sz w:val="18"/>
                <w:szCs w:val="18"/>
              </w:rPr>
            </w:pPr>
            <w:r w:rsidDel="00000000" w:rsidR="00000000" w:rsidRPr="00000000">
              <w:rPr>
                <w:sz w:val="18"/>
                <w:szCs w:val="18"/>
                <w:rtl w:val="0"/>
              </w:rPr>
              <w:t xml:space="preserve">ctx: research_team.statistician.degree_name</w:t>
            </w:r>
          </w:p>
          <w:p w:rsidR="00000000" w:rsidDel="00000000" w:rsidP="00000000" w:rsidRDefault="00000000" w:rsidRPr="00000000" w14:paraId="000002CB">
            <w:pPr>
              <w:rPr>
                <w:sz w:val="18"/>
                <w:szCs w:val="18"/>
              </w:rPr>
            </w:pPr>
            <w:r w:rsidDel="00000000" w:rsidR="00000000" w:rsidRPr="00000000">
              <w:rPr>
                <w:rtl w:val="0"/>
              </w:rPr>
            </w:r>
          </w:p>
          <w:p w:rsidR="00000000" w:rsidDel="00000000" w:rsidP="00000000" w:rsidRDefault="00000000" w:rsidRPr="00000000" w14:paraId="000002CC">
            <w:pPr>
              <w:rPr>
                <w:sz w:val="18"/>
                <w:szCs w:val="18"/>
              </w:rPr>
            </w:pPr>
            <w:r w:rsidDel="00000000" w:rsidR="00000000" w:rsidRPr="00000000">
              <w:rPr>
                <w:sz w:val="18"/>
                <w:szCs w:val="18"/>
                <w:rtl w:val="0"/>
              </w:rPr>
              <w:t xml:space="preserve">Consistency check only.</w:t>
            </w:r>
          </w:p>
          <w:p w:rsidR="00000000" w:rsidDel="00000000" w:rsidP="00000000" w:rsidRDefault="00000000" w:rsidRPr="00000000" w14:paraId="000002CD">
            <w:pPr>
              <w:rPr>
                <w:sz w:val="18"/>
                <w:szCs w:val="18"/>
              </w:rPr>
            </w:pPr>
            <w:r w:rsidDel="00000000" w:rsidR="00000000" w:rsidRPr="00000000">
              <w:rPr>
                <w:sz w:val="18"/>
                <w:szCs w:val="18"/>
                <w:rtl w:val="0"/>
              </w:rPr>
              <w:t xml:space="preserve">Validation Messages: None (spec).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sz w:val="18"/>
                <w:szCs w:val="18"/>
                <w:rtl w:val="0"/>
              </w:rPr>
              <w:t xml:space="preserve">Education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D2">
            <w:pPr>
              <w:rPr>
                <w:sz w:val="18"/>
                <w:szCs w:val="18"/>
              </w:rPr>
            </w:pPr>
            <w:r w:rsidDel="00000000" w:rsidR="00000000" w:rsidRPr="00000000">
              <w:rPr>
                <w:sz w:val="18"/>
                <w:szCs w:val="18"/>
                <w:rtl w:val="0"/>
              </w:rPr>
              <w:t xml:space="preserve">rule_id: field_statistician.degree_institution.consistency</w:t>
            </w:r>
          </w:p>
          <w:p w:rsidR="00000000" w:rsidDel="00000000" w:rsidP="00000000" w:rsidRDefault="00000000" w:rsidRPr="00000000" w14:paraId="000002D3">
            <w:pPr>
              <w:rPr>
                <w:sz w:val="18"/>
                <w:szCs w:val="18"/>
              </w:rPr>
            </w:pPr>
            <w:r w:rsidDel="00000000" w:rsidR="00000000" w:rsidRPr="00000000">
              <w:rPr>
                <w:rtl w:val="0"/>
              </w:rPr>
            </w:r>
          </w:p>
          <w:p w:rsidR="00000000" w:rsidDel="00000000" w:rsidP="00000000" w:rsidRDefault="00000000" w:rsidRPr="00000000" w14:paraId="000002D4">
            <w:pPr>
              <w:rPr>
                <w:sz w:val="18"/>
                <w:szCs w:val="18"/>
              </w:rPr>
            </w:pPr>
            <w:r w:rsidDel="00000000" w:rsidR="00000000" w:rsidRPr="00000000">
              <w:rPr>
                <w:sz w:val="18"/>
                <w:szCs w:val="18"/>
                <w:rtl w:val="0"/>
              </w:rPr>
              <w:t xml:space="preserve">ROR API call:</w:t>
            </w:r>
          </w:p>
          <w:p w:rsidR="00000000" w:rsidDel="00000000" w:rsidP="00000000" w:rsidRDefault="00000000" w:rsidRPr="00000000" w14:paraId="000002D5">
            <w:pPr>
              <w:rPr>
                <w:sz w:val="18"/>
                <w:szCs w:val="18"/>
              </w:rPr>
            </w:pPr>
            <w:r w:rsidDel="00000000" w:rsidR="00000000" w:rsidRPr="00000000">
              <w:rPr>
                <w:sz w:val="18"/>
                <w:szCs w:val="18"/>
                <w:rtl w:val="0"/>
              </w:rPr>
              <w:t xml:space="preserve">  await self.check_ror_institution(</w:t>
            </w:r>
          </w:p>
          <w:p w:rsidR="00000000" w:rsidDel="00000000" w:rsidP="00000000" w:rsidRDefault="00000000" w:rsidRPr="00000000" w14:paraId="000002D6">
            <w:pPr>
              <w:rPr>
                <w:sz w:val="18"/>
                <w:szCs w:val="18"/>
              </w:rPr>
            </w:pPr>
            <w:r w:rsidDel="00000000" w:rsidR="00000000" w:rsidRPr="00000000">
              <w:rPr>
                <w:sz w:val="18"/>
                <w:szCs w:val="18"/>
                <w:rtl w:val="0"/>
              </w:rPr>
              <w:t xml:space="preserve">    degree_institution)</w:t>
            </w:r>
          </w:p>
          <w:p w:rsidR="00000000" w:rsidDel="00000000" w:rsidP="00000000" w:rsidRDefault="00000000" w:rsidRPr="00000000" w14:paraId="000002D7">
            <w:pPr>
              <w:rPr>
                <w:sz w:val="18"/>
                <w:szCs w:val="18"/>
              </w:rPr>
            </w:pPr>
            <w:r w:rsidDel="00000000" w:rsidR="00000000" w:rsidRPr="00000000">
              <w:rPr>
                <w:sz w:val="18"/>
                <w:szCs w:val="18"/>
                <w:rtl w:val="0"/>
              </w:rPr>
              <w:t xml:space="preserve">Result stored in state metadata.</w:t>
            </w:r>
          </w:p>
          <w:p w:rsidR="00000000" w:rsidDel="00000000" w:rsidP="00000000" w:rsidRDefault="00000000" w:rsidRPr="00000000" w14:paraId="000002D8">
            <w:pPr>
              <w:rPr>
                <w:sz w:val="18"/>
                <w:szCs w:val="18"/>
              </w:rPr>
            </w:pPr>
            <w:r w:rsidDel="00000000" w:rsidR="00000000" w:rsidRPr="00000000">
              <w:rPr>
                <w:rtl w:val="0"/>
              </w:rPr>
            </w:r>
          </w:p>
          <w:p w:rsidR="00000000" w:rsidDel="00000000" w:rsidP="00000000" w:rsidRDefault="00000000" w:rsidRPr="00000000" w14:paraId="000002D9">
            <w:pPr>
              <w:rPr>
                <w:sz w:val="18"/>
                <w:szCs w:val="18"/>
              </w:rPr>
            </w:pPr>
            <w:r w:rsidDel="00000000" w:rsidR="00000000" w:rsidRPr="00000000">
              <w:rPr>
                <w:sz w:val="18"/>
                <w:szCs w:val="18"/>
                <w:rtl w:val="0"/>
              </w:rPr>
              <w:t xml:space="preserve">ctx: research_team.statistician.degree_institution</w:t>
            </w:r>
          </w:p>
          <w:p w:rsidR="00000000" w:rsidDel="00000000" w:rsidP="00000000" w:rsidRDefault="00000000" w:rsidRPr="00000000" w14:paraId="000002DA">
            <w:pPr>
              <w:rPr>
                <w:sz w:val="18"/>
                <w:szCs w:val="18"/>
              </w:rPr>
            </w:pPr>
            <w:r w:rsidDel="00000000" w:rsidR="00000000" w:rsidRPr="00000000">
              <w:rPr>
                <w:rtl w:val="0"/>
              </w:rPr>
            </w:r>
          </w:p>
          <w:p w:rsidR="00000000" w:rsidDel="00000000" w:rsidP="00000000" w:rsidRDefault="00000000" w:rsidRPr="00000000" w14:paraId="000002DB">
            <w:pPr>
              <w:rPr>
                <w:sz w:val="18"/>
                <w:szCs w:val="18"/>
              </w:rPr>
            </w:pPr>
            <w:r w:rsidDel="00000000" w:rsidR="00000000" w:rsidRPr="00000000">
              <w:rPr>
                <w:sz w:val="18"/>
                <w:szCs w:val="18"/>
                <w:rtl w:val="0"/>
              </w:rPr>
              <w:t xml:space="preserve">Validation Messages: None (spec).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sz w:val="18"/>
                <w:szCs w:val="18"/>
                <w:rtl w:val="0"/>
              </w:rPr>
              <w:t xml:space="preserve">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942522861"/>
              <w:tag w:val="goog_rdk_170"/>
            </w:sdtPr>
            <w:sdtContent>
              <w:p w:rsidR="00000000" w:rsidDel="00000000" w:rsidP="00000000" w:rsidRDefault="00000000" w:rsidRPr="00000000" w14:paraId="000002DF">
                <w:pPr>
                  <w:rPr>
                    <w:ins w:author="Catherine D'Arcy" w:id="31" w:date="2026-06-09T11:00:45Z"/>
                    <w:sz w:val="18"/>
                    <w:szCs w:val="18"/>
                  </w:rPr>
                </w:pPr>
                <w:r w:rsidDel="00000000" w:rsidR="00000000" w:rsidRPr="00000000">
                  <w:rPr>
                    <w:color w:val="1f1f1f"/>
                    <w:sz w:val="17"/>
                    <w:szCs w:val="17"/>
                    <w:highlight w:val="white"/>
                    <w:rtl w:val="0"/>
                  </w:rPr>
                  <w:t xml:space="preserve">For the statistician only, check this is one of the accepted statistical degrees (</w:t>
                </w:r>
                <w:r w:rsidDel="00000000" w:rsidR="00000000" w:rsidRPr="00000000">
                  <w:rPr>
                    <w:sz w:val="18"/>
                    <w:szCs w:val="18"/>
                    <w:rtl w:val="0"/>
                  </w:rPr>
                  <w:t xml:space="preserve">statistics, mathematics, epidemiology, biostatistics, computational biology, and pharmacometrics (if the research is in pharmacokinetics))</w:t>
                </w:r>
                <w:r w:rsidDel="00000000" w:rsidR="00000000" w:rsidRPr="00000000">
                  <w:rPr>
                    <w:color w:val="1f1f1f"/>
                    <w:sz w:val="17"/>
                    <w:szCs w:val="17"/>
                    <w:highlight w:val="white"/>
                    <w:rtl w:val="0"/>
                  </w:rPr>
                  <w:t xml:space="preserve">, and if not, but they have an accepted degree in the education field ask them to update these fields with the details of that degree</w:t>
                </w:r>
                <w:r w:rsidDel="00000000" w:rsidR="00000000" w:rsidRPr="00000000">
                  <w:rPr>
                    <w:sz w:val="18"/>
                    <w:szCs w:val="18"/>
                    <w:rtl w:val="0"/>
                  </w:rPr>
                  <w:t xml:space="preserve"> </w:t>
                </w:r>
                <w:sdt>
                  <w:sdtPr>
                    <w:id w:val="856279524"/>
                    <w:tag w:val="goog_rdk_169"/>
                  </w:sdtPr>
                  <w:sdtContent>
                    <w:ins w:author="Catherine D'Arcy" w:id="31" w:date="2026-06-09T11:00:45Z">
                      <w:r w:rsidDel="00000000" w:rsidR="00000000" w:rsidRPr="00000000">
                        <w:rPr>
                          <w:rtl w:val="0"/>
                        </w:rPr>
                      </w:r>
                    </w:ins>
                  </w:sdtContent>
                </w:sdt>
              </w:p>
            </w:sdtContent>
          </w:sdt>
          <w:sdt>
            <w:sdtPr>
              <w:id w:val="-514461289"/>
              <w:tag w:val="goog_rdk_172"/>
            </w:sdtPr>
            <w:sdtContent>
              <w:p w:rsidR="00000000" w:rsidDel="00000000" w:rsidP="00000000" w:rsidRDefault="00000000" w:rsidRPr="00000000" w14:paraId="000002E0">
                <w:pPr>
                  <w:rPr>
                    <w:ins w:author="Catherine D'Arcy" w:id="31" w:date="2026-06-09T11:00:45Z"/>
                    <w:sz w:val="18"/>
                    <w:szCs w:val="18"/>
                  </w:rPr>
                </w:pPr>
                <w:sdt>
                  <w:sdtPr>
                    <w:id w:val="895739899"/>
                    <w:tag w:val="goog_rdk_171"/>
                  </w:sdtPr>
                  <w:sdtContent>
                    <w:ins w:author="Catherine D'Arcy" w:id="31" w:date="2026-06-09T11:00:45Z">
                      <w:r w:rsidDel="00000000" w:rsidR="00000000" w:rsidRPr="00000000">
                        <w:rPr>
                          <w:rtl w:val="0"/>
                        </w:rPr>
                      </w:r>
                    </w:ins>
                  </w:sdtContent>
                </w:sdt>
              </w:p>
            </w:sdtContent>
          </w:sdt>
          <w:sdt>
            <w:sdtPr>
              <w:id w:val="284712253"/>
              <w:tag w:val="goog_rdk_174"/>
            </w:sdtPr>
            <w:sdtContent>
              <w:p w:rsidR="00000000" w:rsidDel="00000000" w:rsidP="00000000" w:rsidRDefault="00000000" w:rsidRPr="00000000" w14:paraId="000002E1">
                <w:pPr>
                  <w:rPr>
                    <w:ins w:author="Catherine D'Arcy" w:id="31" w:date="2026-06-09T11:00:45Z"/>
                    <w:sz w:val="18"/>
                    <w:szCs w:val="18"/>
                  </w:rPr>
                </w:pPr>
                <w:sdt>
                  <w:sdtPr>
                    <w:id w:val="830705134"/>
                    <w:tag w:val="goog_rdk_173"/>
                  </w:sdtPr>
                  <w:sdtContent>
                    <w:ins w:author="Catherine D'Arcy" w:id="31" w:date="2026-06-09T11:00:45Z">
                      <w:r w:rsidDel="00000000" w:rsidR="00000000" w:rsidRPr="00000000">
                        <w:fldChar w:fldCharType="begin"/>
                      </w:r>
                      <w:r w:rsidDel="00000000" w:rsidR="00000000" w:rsidRPr="00000000">
                        <w:instrText xml:space="preserve">HYPERLINK "https://app.getguru.com/card/cBo4jMBi/Statistician-degree-in-statistical-subject"</w:instrText>
                      </w:r>
                      <w:r w:rsidDel="00000000" w:rsidR="00000000" w:rsidRPr="00000000">
                        <w:fldChar w:fldCharType="separate"/>
                      </w:r>
                      <w:r w:rsidDel="00000000" w:rsidR="00000000" w:rsidRPr="00000000">
                        <w:rPr>
                          <w:color w:val="1155cc"/>
                          <w:sz w:val="18"/>
                          <w:szCs w:val="18"/>
                          <w:u w:val="single"/>
                          <w:rtl w:val="0"/>
                        </w:rPr>
                        <w:t xml:space="preserve">Standard response:</w:t>
                      </w:r>
                      <w:r w:rsidDel="00000000" w:rsidR="00000000" w:rsidRPr="00000000">
                        <w:fldChar w:fldCharType="end"/>
                      </w:r>
                      <w:r w:rsidDel="00000000" w:rsidR="00000000" w:rsidRPr="00000000">
                        <w:rPr>
                          <w:rtl w:val="0"/>
                        </w:rPr>
                      </w:r>
                    </w:ins>
                  </w:sdtContent>
                </w:sdt>
              </w:p>
            </w:sdtContent>
          </w:sdt>
          <w:p w:rsidR="00000000" w:rsidDel="00000000" w:rsidP="00000000" w:rsidRDefault="00000000" w:rsidRPr="00000000" w14:paraId="000002E2">
            <w:pPr>
              <w:rPr>
                <w:sz w:val="18"/>
                <w:szCs w:val="18"/>
              </w:rPr>
            </w:pPr>
            <w:sdt>
              <w:sdtPr>
                <w:id w:val="-623013767"/>
                <w:tag w:val="goog_rdk_175"/>
              </w:sdtPr>
              <w:sdtContent>
                <w:ins w:author="Catherine D'Arcy" w:id="31" w:date="2026-06-09T11:00:45Z">
                  <w:r w:rsidDel="00000000" w:rsidR="00000000" w:rsidRPr="00000000">
                    <w:rPr>
                      <w:sz w:val="18"/>
                      <w:szCs w:val="18"/>
                      <w:rtl w:val="0"/>
                    </w:rPr>
                    <w:t xml:space="preserve">We notice that </w:t>
                  </w:r>
                </w:ins>
                <w:sdt>
                  <w:sdtPr>
                    <w:id w:val="1321749039"/>
                    <w:tag w:val="goog_rdk_176"/>
                  </w:sdtPr>
                  <w:sdtContent>
                    <w:ins w:author="Catherine D'Arcy" w:id="31" w:date="2026-06-09T11:00:45Z">
                      <w:r w:rsidDel="00000000" w:rsidR="00000000" w:rsidRPr="00000000">
                        <w:rPr>
                          <w:sz w:val="18"/>
                          <w:szCs w:val="18"/>
                          <w:rtl w:val="0"/>
                          <w:rPrChange w:author="Catherine D'Arcy" w:id="32" w:date="2026-06-09T11:00:45Z">
                            <w:rPr>
                              <w:sz w:val="18"/>
                              <w:szCs w:val="18"/>
                            </w:rPr>
                          </w:rPrChange>
                        </w:rPr>
                        <w:t xml:space="preserve">Dr. XX </w:t>
                      </w:r>
                    </w:ins>
                  </w:sdtContent>
                </w:sdt>
                <w:ins w:author="Catherine D'Arcy" w:id="31" w:date="2026-06-09T11:00:45Z">
                  <w:r w:rsidDel="00000000" w:rsidR="00000000" w:rsidRPr="00000000">
                    <w:rPr>
                      <w:sz w:val="18"/>
                      <w:szCs w:val="18"/>
                      <w:rtl w:val="0"/>
                    </w:rPr>
                    <w:t xml:space="preserve">has a higher degree in a statistical subject. </w:t>
                  </w:r>
                  <w:sdt>
                    <w:sdtPr>
                      <w:id w:val="-616462808"/>
                      <w:tag w:val="goog_rdk_177"/>
                    </w:sdtPr>
                    <w:sdtContent>
                      <w:r w:rsidDel="00000000" w:rsidR="00000000" w:rsidRPr="00000000">
                        <w:rPr>
                          <w:sz w:val="18"/>
                          <w:szCs w:val="18"/>
                          <w:rtl w:val="0"/>
                          <w:rPrChange w:author="Catherine D'Arcy" w:id="32" w:date="2026-06-09T11:00:45Z">
                            <w:rPr>
                              <w:sz w:val="18"/>
                              <w:szCs w:val="18"/>
                            </w:rPr>
                          </w:rPrChange>
                        </w:rPr>
                        <w:t xml:space="preserve">Please update their 'Name of Degree', 'Education Institution', 'Discipline' and 'Year Received' fields to reflect this degree. </w:t>
                      </w:r>
                    </w:sdtContent>
                  </w:sdt>
                  <w:r w:rsidDel="00000000" w:rsidR="00000000" w:rsidRPr="00000000">
                    <w:rPr>
                      <w:sz w:val="18"/>
                      <w:szCs w:val="18"/>
                      <w:rtl w:val="0"/>
                    </w:rPr>
                    <w:t xml:space="preserve">.</w:t>
                  </w:r>
                </w:ins>
              </w:sdtContent>
            </w:sdt>
            <w:r w:rsidDel="00000000" w:rsidR="00000000" w:rsidRPr="00000000">
              <w:rPr>
                <w:rtl w:val="0"/>
              </w:rPr>
            </w:r>
          </w:p>
          <w:p w:rsidR="00000000" w:rsidDel="00000000" w:rsidP="00000000" w:rsidRDefault="00000000" w:rsidRPr="00000000" w14:paraId="000002E3">
            <w:pPr>
              <w:rPr>
                <w:sz w:val="18"/>
                <w:szCs w:val="18"/>
              </w:rPr>
            </w:pPr>
            <w:r w:rsidDel="00000000" w:rsidR="00000000" w:rsidRPr="00000000">
              <w:rPr>
                <w:rtl w:val="0"/>
              </w:rPr>
            </w:r>
          </w:p>
          <w:p w:rsidR="00000000" w:rsidDel="00000000" w:rsidP="00000000" w:rsidRDefault="00000000" w:rsidRPr="00000000" w14:paraId="000002E4">
            <w:pPr>
              <w:rPr>
                <w:sz w:val="18"/>
                <w:szCs w:val="18"/>
              </w:rPr>
            </w:pPr>
            <w:hyperlink r:id="rId58">
              <w:r w:rsidDel="00000000" w:rsidR="00000000" w:rsidRPr="00000000">
                <w:rPr>
                  <w:color w:val="1155cc"/>
                  <w:sz w:val="18"/>
                  <w:szCs w:val="18"/>
                  <w:u w:val="single"/>
                  <w:rtl w:val="0"/>
                </w:rPr>
                <w:t xml:space="preserve">https://app.getguru.com/card/cdrdL6gi/Statistician-degree-in-statistical-subject</w:t>
              </w:r>
            </w:hyperlink>
            <w:r w:rsidDel="00000000" w:rsidR="00000000" w:rsidRPr="00000000">
              <w:rPr>
                <w:sz w:val="18"/>
                <w:szCs w:val="18"/>
                <w:rtl w:val="0"/>
              </w:rPr>
              <w:t xml:space="preserve"> </w:t>
            </w:r>
          </w:p>
          <w:sdt>
            <w:sdtPr>
              <w:id w:val="-2125251043"/>
              <w:tag w:val="goog_rdk_179"/>
            </w:sdtPr>
            <w:sdtContent>
              <w:p w:rsidR="00000000" w:rsidDel="00000000" w:rsidP="00000000" w:rsidRDefault="00000000" w:rsidRPr="00000000" w14:paraId="000002E5">
                <w:pPr>
                  <w:rPr>
                    <w:sz w:val="18"/>
                    <w:szCs w:val="18"/>
                    <w:rPrChange w:author="Catherine D'Arcy" w:id="32" w:date="2026-06-09T11:00:45Z">
                      <w:rPr/>
                    </w:rPrChange>
                  </w:rPr>
                </w:pPr>
                <w:sdt>
                  <w:sdtPr>
                    <w:id w:val="-259198874"/>
                    <w:tag w:val="goog_rdk_178"/>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6">
            <w:pPr>
              <w:rPr>
                <w:color w:val="1f1f1f"/>
                <w:sz w:val="17"/>
                <w:szCs w:val="17"/>
                <w:highlight w:val="white"/>
              </w:rPr>
            </w:pPr>
            <w:r w:rsidDel="00000000" w:rsidR="00000000" w:rsidRPr="00000000">
              <w:rPr>
                <w:color w:val="1f1f1f"/>
                <w:sz w:val="17"/>
                <w:szCs w:val="17"/>
                <w:highlight w:val="white"/>
                <w:rtl w:val="0"/>
              </w:rPr>
              <w:t xml:space="preserve">ctx: research_team.statistician.discipline</w:t>
            </w:r>
          </w:p>
          <w:p w:rsidR="00000000" w:rsidDel="00000000" w:rsidP="00000000" w:rsidRDefault="00000000" w:rsidRPr="00000000" w14:paraId="000002E7">
            <w:pPr>
              <w:rPr>
                <w:color w:val="1f1f1f"/>
                <w:sz w:val="17"/>
                <w:szCs w:val="17"/>
                <w:highlight w:val="white"/>
              </w:rPr>
            </w:pPr>
            <w:r w:rsidDel="00000000" w:rsidR="00000000" w:rsidRPr="00000000">
              <w:rPr>
                <w:rtl w:val="0"/>
              </w:rPr>
            </w:r>
          </w:p>
          <w:p w:rsidR="00000000" w:rsidDel="00000000" w:rsidP="00000000" w:rsidRDefault="00000000" w:rsidRPr="00000000" w14:paraId="000002E8">
            <w:pPr>
              <w:rPr>
                <w:color w:val="1f1f1f"/>
                <w:sz w:val="17"/>
                <w:szCs w:val="17"/>
                <w:highlight w:val="white"/>
              </w:rPr>
            </w:pPr>
            <w:r w:rsidDel="00000000" w:rsidR="00000000" w:rsidRPr="00000000">
              <w:rPr>
                <w:color w:val="1f1f1f"/>
                <w:sz w:val="17"/>
                <w:szCs w:val="17"/>
                <w:highlight w:val="white"/>
                <w:rtl w:val="0"/>
              </w:rPr>
              <w:t xml:space="preserve">Used in: degree_completeness +</w:t>
            </w:r>
          </w:p>
          <w:p w:rsidR="00000000" w:rsidDel="00000000" w:rsidP="00000000" w:rsidRDefault="00000000" w:rsidRPr="00000000" w14:paraId="000002E9">
            <w:pPr>
              <w:rPr>
                <w:color w:val="1f1f1f"/>
                <w:sz w:val="17"/>
                <w:szCs w:val="17"/>
                <w:highlight w:val="white"/>
              </w:rPr>
            </w:pPr>
            <w:r w:rsidDel="00000000" w:rsidR="00000000" w:rsidRPr="00000000">
              <w:rPr>
                <w:color w:val="1f1f1f"/>
                <w:sz w:val="17"/>
                <w:szCs w:val="17"/>
                <w:highlight w:val="white"/>
                <w:rtl w:val="0"/>
              </w:rPr>
              <w:t xml:space="preserve">  statistician_qualification.</w:t>
            </w:r>
          </w:p>
          <w:p w:rsidR="00000000" w:rsidDel="00000000" w:rsidP="00000000" w:rsidRDefault="00000000" w:rsidRPr="00000000" w14:paraId="000002EA">
            <w:pPr>
              <w:rPr>
                <w:color w:val="1f1f1f"/>
                <w:sz w:val="17"/>
                <w:szCs w:val="17"/>
                <w:highlight w:val="white"/>
              </w:rPr>
            </w:pPr>
            <w:r w:rsidDel="00000000" w:rsidR="00000000" w:rsidRPr="00000000">
              <w:rPr>
                <w:color w:val="1f1f1f"/>
                <w:sz w:val="17"/>
                <w:szCs w:val="17"/>
                <w:highlight w:val="white"/>
                <w:rtl w:val="0"/>
              </w:rPr>
              <w:t xml:space="preserve">No standalone rule_id.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EB">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EC">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ED">
            <w:pPr>
              <w:rPr/>
            </w:pPr>
            <w:r w:rsidDel="00000000" w:rsidR="00000000" w:rsidRPr="00000000">
              <w:rPr>
                <w:sz w:val="18"/>
                <w:szCs w:val="18"/>
                <w:rtl w:val="0"/>
              </w:rPr>
              <w:t xml:space="preserve">Year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sz w:val="18"/>
                <w:szCs w:val="18"/>
                <w:rtl w:val="0"/>
              </w:rPr>
              <w:t xml:space="preserve">Required</w:t>
            </w:r>
            <w:sdt>
              <w:sdtPr>
                <w:id w:val="-1807493251"/>
                <w:tag w:val="goog_rdk_180"/>
              </w:sdtPr>
              <w:sdtContent>
                <w:ins w:author="Catherine D'Arcy" w:id="33" w:date="2026-06-10T09:08:51Z">
                  <w:r w:rsidDel="00000000" w:rsidR="00000000" w:rsidRPr="00000000">
                    <w:rPr>
                      <w:sz w:val="18"/>
                      <w:szCs w:val="18"/>
                      <w:rtl w:val="0"/>
                    </w:rPr>
                    <w:t xml:space="preserve"> - check &gt;1900</w:t>
                  </w:r>
                </w:ins>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EF">
            <w:pPr>
              <w:rPr>
                <w:sz w:val="18"/>
                <w:szCs w:val="18"/>
              </w:rPr>
            </w:pPr>
            <w:r w:rsidDel="00000000" w:rsidR="00000000" w:rsidRPr="00000000">
              <w:rPr>
                <w:sz w:val="18"/>
                <w:szCs w:val="18"/>
                <w:rtl w:val="0"/>
              </w:rPr>
              <w:t xml:space="preserve">ctx: research_team.statistician.year_received</w:t>
            </w:r>
          </w:p>
          <w:p w:rsidR="00000000" w:rsidDel="00000000" w:rsidP="00000000" w:rsidRDefault="00000000" w:rsidRPr="00000000" w14:paraId="000002F0">
            <w:pPr>
              <w:rPr>
                <w:sz w:val="18"/>
                <w:szCs w:val="18"/>
              </w:rPr>
            </w:pPr>
            <w:r w:rsidDel="00000000" w:rsidR="00000000" w:rsidRPr="00000000">
              <w:rPr>
                <w:rtl w:val="0"/>
              </w:rPr>
            </w:r>
          </w:p>
          <w:p w:rsidR="00000000" w:rsidDel="00000000" w:rsidP="00000000" w:rsidRDefault="00000000" w:rsidRPr="00000000" w14:paraId="000002F1">
            <w:pPr>
              <w:rPr>
                <w:sz w:val="18"/>
                <w:szCs w:val="18"/>
              </w:rPr>
            </w:pPr>
            <w:r w:rsidDel="00000000" w:rsidR="00000000" w:rsidRPr="00000000">
              <w:rPr>
                <w:sz w:val="18"/>
                <w:szCs w:val="18"/>
                <w:rtl w:val="0"/>
              </w:rPr>
              <w:t xml:space="preserve">Not in rule spec - no validator.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F2">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F3">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4">
            <w:pPr>
              <w:rPr/>
            </w:pPr>
            <w:r w:rsidDel="00000000" w:rsidR="00000000" w:rsidRPr="00000000">
              <w:rPr>
                <w:sz w:val="18"/>
                <w:szCs w:val="18"/>
                <w:rtl w:val="0"/>
              </w:rPr>
              <w:t xml:space="preserve">How many years of experience with secondary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5">
            <w:pPr>
              <w:rPr/>
            </w:pPr>
            <w:r w:rsidDel="00000000" w:rsidR="00000000" w:rsidRPr="00000000">
              <w:rPr>
                <w:sz w:val="18"/>
                <w:szCs w:val="18"/>
                <w:rtl w:val="0"/>
              </w:rPr>
              <w:t xml:space="preserve">Required – drop-down list, no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6">
            <w:pPr>
              <w:rPr>
                <w:sz w:val="18"/>
                <w:szCs w:val="18"/>
              </w:rPr>
            </w:pPr>
            <w:r w:rsidDel="00000000" w:rsidR="00000000" w:rsidRPr="00000000">
              <w:rPr>
                <w:sz w:val="18"/>
                <w:szCs w:val="18"/>
                <w:rtl w:val="0"/>
              </w:rPr>
              <w:t xml:space="preserve">Required drop-down, no edits.</w:t>
            </w:r>
          </w:p>
          <w:p w:rsidR="00000000" w:rsidDel="00000000" w:rsidP="00000000" w:rsidRDefault="00000000" w:rsidRPr="00000000" w14:paraId="000002F7">
            <w:pPr>
              <w:rPr>
                <w:sz w:val="18"/>
                <w:szCs w:val="18"/>
              </w:rPr>
            </w:pPr>
            <w:r w:rsidDel="00000000" w:rsidR="00000000" w:rsidRPr="00000000">
              <w:rPr>
                <w:sz w:val="18"/>
                <w:szCs w:val="18"/>
                <w:rtl w:val="0"/>
              </w:rPr>
              <w:t xml:space="preserve">ctx: research_team.statistician.years_of_experience</w:t>
            </w:r>
          </w:p>
          <w:p w:rsidR="00000000" w:rsidDel="00000000" w:rsidP="00000000" w:rsidRDefault="00000000" w:rsidRPr="00000000" w14:paraId="000002F8">
            <w:pPr>
              <w:rPr>
                <w:sz w:val="18"/>
                <w:szCs w:val="18"/>
              </w:rPr>
            </w:pPr>
            <w:r w:rsidDel="00000000" w:rsidR="00000000" w:rsidRPr="00000000">
              <w:rPr>
                <w:rtl w:val="0"/>
              </w:rPr>
            </w:r>
          </w:p>
          <w:p w:rsidR="00000000" w:rsidDel="00000000" w:rsidP="00000000" w:rsidRDefault="00000000" w:rsidRPr="00000000" w14:paraId="000002F9">
            <w:pPr>
              <w:rPr>
                <w:sz w:val="18"/>
                <w:szCs w:val="18"/>
              </w:rPr>
            </w:pPr>
            <w:r w:rsidDel="00000000" w:rsidR="00000000" w:rsidRPr="00000000">
              <w:rPr>
                <w:sz w:val="18"/>
                <w:szCs w:val="18"/>
                <w:rtl w:val="0"/>
              </w:rPr>
              <w:t xml:space="preserve">Not in rule spec - no validator.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FA">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FB">
            <w:pPr>
              <w:rPr/>
            </w:pPr>
            <w:r w:rsidDel="00000000" w:rsidR="00000000" w:rsidRPr="00000000">
              <w:rPr>
                <w:sz w:val="18"/>
                <w:szCs w:val="18"/>
                <w:rtl w:val="0"/>
              </w:rPr>
              <w:t xml:space="preserve">Statistician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2FC">
            <w:pPr>
              <w:rPr/>
            </w:pPr>
            <w:r w:rsidDel="00000000" w:rsidR="00000000" w:rsidRPr="00000000">
              <w:rPr>
                <w:sz w:val="18"/>
                <w:szCs w:val="18"/>
                <w:rtl w:val="0"/>
              </w:rPr>
              <w:t xml:space="preserve">Conflict of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783368899"/>
              <w:tag w:val="goog_rdk_182"/>
            </w:sdtPr>
            <w:sdtContent>
              <w:p w:rsidR="00000000" w:rsidDel="00000000" w:rsidP="00000000" w:rsidRDefault="00000000" w:rsidRPr="00000000" w14:paraId="000002FD">
                <w:pPr>
                  <w:rPr>
                    <w:ins w:author="Sarah Sweet" w:id="34" w:date="2026-06-09T21:07:34Z"/>
                    <w:sz w:val="18"/>
                    <w:szCs w:val="18"/>
                  </w:rPr>
                </w:pPr>
                <w:r w:rsidDel="00000000" w:rsidR="00000000" w:rsidRPr="00000000">
                  <w:rPr>
                    <w:sz w:val="18"/>
                    <w:szCs w:val="18"/>
                    <w:rtl w:val="0"/>
                  </w:rPr>
                  <w:t xml:space="preserve">Same as Lead Researcher</w:t>
                </w:r>
                <w:sdt>
                  <w:sdtPr>
                    <w:id w:val="724520175"/>
                    <w:tag w:val="goog_rdk_181"/>
                  </w:sdtPr>
                  <w:sdtContent>
                    <w:ins w:author="Sarah Sweet" w:id="34" w:date="2026-06-09T21:07:34Z">
                      <w:r w:rsidDel="00000000" w:rsidR="00000000" w:rsidRPr="00000000">
                        <w:rPr>
                          <w:rtl w:val="0"/>
                        </w:rPr>
                      </w:r>
                    </w:ins>
                  </w:sdtContent>
                </w:sdt>
              </w:p>
            </w:sdtContent>
          </w:sdt>
          <w:sdt>
            <w:sdtPr>
              <w:id w:val="688603747"/>
              <w:tag w:val="goog_rdk_184"/>
            </w:sdtPr>
            <w:sdtContent>
              <w:p w:rsidR="00000000" w:rsidDel="00000000" w:rsidP="00000000" w:rsidRDefault="00000000" w:rsidRPr="00000000" w14:paraId="000002FE">
                <w:pPr>
                  <w:rPr>
                    <w:ins w:author="Sarah Sweet" w:id="34" w:date="2026-06-09T21:07:34Z"/>
                    <w:sz w:val="18"/>
                    <w:szCs w:val="18"/>
                  </w:rPr>
                </w:pPr>
                <w:sdt>
                  <w:sdtPr>
                    <w:id w:val="-154389407"/>
                    <w:tag w:val="goog_rdk_183"/>
                  </w:sdtPr>
                  <w:sdtContent>
                    <w:ins w:author="Sarah Sweet" w:id="34" w:date="2026-06-09T21:07:34Z">
                      <w:r w:rsidDel="00000000" w:rsidR="00000000" w:rsidRPr="00000000">
                        <w:rPr>
                          <w:rtl w:val="0"/>
                        </w:rPr>
                      </w:r>
                    </w:ins>
                  </w:sdtContent>
                </w:sdt>
              </w:p>
            </w:sdtContent>
          </w:sdt>
          <w:sdt>
            <w:sdtPr>
              <w:id w:val="201011109"/>
              <w:tag w:val="goog_rdk_187"/>
            </w:sdtPr>
            <w:sdtContent>
              <w:p w:rsidR="00000000" w:rsidDel="00000000" w:rsidP="00000000" w:rsidRDefault="00000000" w:rsidRPr="00000000" w14:paraId="000002FF">
                <w:pPr>
                  <w:rPr>
                    <w:ins w:author="Sarah Sweet" w:id="34" w:date="2026-06-09T21:07:34Z"/>
                    <w:sz w:val="18"/>
                    <w:szCs w:val="18"/>
                    <w:rPrChange w:author="Sarah Sweet" w:id="35" w:date="2026-06-09T21:07:34Z">
                      <w:rPr>
                        <w:sz w:val="18"/>
                        <w:szCs w:val="18"/>
                      </w:rPr>
                    </w:rPrChange>
                  </w:rPr>
                </w:pPr>
                <w:sdt>
                  <w:sdtPr>
                    <w:id w:val="773108914"/>
                    <w:tag w:val="goog_rdk_185"/>
                  </w:sdtPr>
                  <w:sdtContent>
                    <w:ins w:author="Sarah Sweet" w:id="34" w:date="2026-06-09T21:07:34Z"/>
                    <w:sdt>
                      <w:sdtPr>
                        <w:id w:val="1821049405"/>
                        <w:tag w:val="goog_rdk_186"/>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Required field. </w:t>
                          </w:r>
                        </w:ins>
                      </w:sdtContent>
                    </w:sdt>
                    <w:ins w:author="Sarah Sweet" w:id="34" w:date="2026-06-09T21:07:34Z"/>
                  </w:sdtContent>
                </w:sdt>
              </w:p>
            </w:sdtContent>
          </w:sdt>
          <w:sdt>
            <w:sdtPr>
              <w:id w:val="-238870044"/>
              <w:tag w:val="goog_rdk_190"/>
            </w:sdtPr>
            <w:sdtContent>
              <w:p w:rsidR="00000000" w:rsidDel="00000000" w:rsidP="00000000" w:rsidRDefault="00000000" w:rsidRPr="00000000" w14:paraId="00000300">
                <w:pPr>
                  <w:rPr>
                    <w:ins w:author="Sarah Sweet" w:id="34" w:date="2026-06-09T21:07:34Z"/>
                    <w:sz w:val="18"/>
                    <w:szCs w:val="18"/>
                    <w:rPrChange w:author="Sarah Sweet" w:id="35" w:date="2026-06-09T21:07:34Z">
                      <w:rPr>
                        <w:sz w:val="18"/>
                        <w:szCs w:val="18"/>
                      </w:rPr>
                    </w:rPrChange>
                  </w:rPr>
                </w:pPr>
                <w:sdt>
                  <w:sdtPr>
                    <w:id w:val="-529300903"/>
                    <w:tag w:val="goog_rdk_188"/>
                  </w:sdtPr>
                  <w:sdtContent>
                    <w:ins w:author="Sarah Sweet" w:id="34" w:date="2026-06-09T21:07:34Z"/>
                    <w:sdt>
                      <w:sdtPr>
                        <w:id w:val="-2050434972"/>
                        <w:tag w:val="goog_rdk_189"/>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1.Check that the conflict of interest is complete and if conflicts are noted, how conflicts will be managed (i.e., by declaring conflicts in any subsequent publications). If they say they will declare it in any publications, this is sufficient.</w:t>
                          </w:r>
                        </w:ins>
                      </w:sdtContent>
                    </w:sdt>
                    <w:ins w:author="Sarah Sweet" w:id="34" w:date="2026-06-09T21:07:34Z"/>
                  </w:sdtContent>
                </w:sdt>
              </w:p>
            </w:sdtContent>
          </w:sdt>
          <w:sdt>
            <w:sdtPr>
              <w:id w:val="-1334578650"/>
              <w:tag w:val="goog_rdk_193"/>
            </w:sdtPr>
            <w:sdtContent>
              <w:p w:rsidR="00000000" w:rsidDel="00000000" w:rsidP="00000000" w:rsidRDefault="00000000" w:rsidRPr="00000000" w14:paraId="00000301">
                <w:pPr>
                  <w:rPr>
                    <w:ins w:author="Sarah Sweet" w:id="34" w:date="2026-06-09T21:07:34Z"/>
                    <w:sz w:val="18"/>
                    <w:szCs w:val="18"/>
                    <w:rPrChange w:author="Sarah Sweet" w:id="35" w:date="2026-06-09T21:07:34Z">
                      <w:rPr>
                        <w:sz w:val="18"/>
                        <w:szCs w:val="18"/>
                      </w:rPr>
                    </w:rPrChange>
                  </w:rPr>
                </w:pPr>
                <w:sdt>
                  <w:sdtPr>
                    <w:id w:val="-2072519493"/>
                    <w:tag w:val="goog_rdk_191"/>
                  </w:sdtPr>
                  <w:sdtContent>
                    <w:ins w:author="Sarah Sweet" w:id="34" w:date="2026-06-09T21:07:34Z">
                      <w:r w:rsidDel="00000000" w:rsidR="00000000" w:rsidRPr="00000000">
                        <w:fldChar w:fldCharType="begin"/>
                      </w:r>
                      <w:r w:rsidDel="00000000" w:rsidR="00000000" w:rsidRPr="00000000">
                        <w:instrText xml:space="preserve">HYPERLINK "https://app.getguru.com/card/Tbqbk7xc/COI-is-missing-explanation"</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1784475196"/>
                        <w:tag w:val="goog_rdk_192"/>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 In the Research Team section, under Dr. XX’s Potential Conflicts of Interest, please briefly describe how you will mitigate any conflicts of interest. For example, if any conflicts arise, you will declare them in any subsequent publication.</w:t>
                          </w:r>
                        </w:ins>
                      </w:sdtContent>
                    </w:sdt>
                    <w:ins w:author="Sarah Sweet" w:id="34" w:date="2026-06-09T21:07:34Z"/>
                  </w:sdtContent>
                </w:sdt>
              </w:p>
            </w:sdtContent>
          </w:sdt>
          <w:sdt>
            <w:sdtPr>
              <w:id w:val="57608071"/>
              <w:tag w:val="goog_rdk_196"/>
            </w:sdtPr>
            <w:sdtContent>
              <w:p w:rsidR="00000000" w:rsidDel="00000000" w:rsidP="00000000" w:rsidRDefault="00000000" w:rsidRPr="00000000" w14:paraId="00000302">
                <w:pPr>
                  <w:rPr>
                    <w:ins w:author="Sarah Sweet" w:id="34" w:date="2026-06-09T21:07:34Z"/>
                    <w:sz w:val="18"/>
                    <w:szCs w:val="18"/>
                    <w:rPrChange w:author="Sarah Sweet" w:id="35" w:date="2026-06-09T21:07:34Z">
                      <w:rPr>
                        <w:sz w:val="18"/>
                        <w:szCs w:val="18"/>
                      </w:rPr>
                    </w:rPrChange>
                  </w:rPr>
                </w:pPr>
                <w:sdt>
                  <w:sdtPr>
                    <w:id w:val="1529038437"/>
                    <w:tag w:val="goog_rdk_194"/>
                  </w:sdtPr>
                  <w:sdtContent>
                    <w:ins w:author="Sarah Sweet" w:id="34" w:date="2026-06-09T21:07:34Z">
                      <w:r w:rsidDel="00000000" w:rsidR="00000000" w:rsidRPr="00000000">
                        <w:fldChar w:fldCharType="begin"/>
                      </w:r>
                      <w:r w:rsidDel="00000000" w:rsidR="00000000" w:rsidRPr="00000000">
                        <w:instrText xml:space="preserve">HYPERLINK "https://app.getguru.com/card/Tbqbk7xc/COI-is-missing-explanation"</w:instrText>
                      </w:r>
                      <w:r w:rsidDel="00000000" w:rsidR="00000000" w:rsidRPr="00000000">
                        <w:fldChar w:fldCharType="separate"/>
                      </w:r>
                      <w:r w:rsidDel="00000000" w:rsidR="00000000" w:rsidRPr="00000000">
                        <w:rPr>
                          <w:color w:val="1155cc"/>
                          <w:sz w:val="18"/>
                          <w:szCs w:val="18"/>
                          <w:u w:val="single"/>
                          <w:rtl w:val="0"/>
                        </w:rPr>
                        <w:t xml:space="preserve">https://app.getguru.com/card/Tbqbk7xc/COI-is-missing-explanation</w:t>
                      </w:r>
                      <w:r w:rsidDel="00000000" w:rsidR="00000000" w:rsidRPr="00000000">
                        <w:fldChar w:fldCharType="end"/>
                      </w:r>
                    </w:ins>
                    <w:sdt>
                      <w:sdtPr>
                        <w:id w:val="1845169906"/>
                        <w:tag w:val="goog_rdk_195"/>
                      </w:sdtPr>
                      <w:sdtContent>
                        <w:ins w:author="Sarah Sweet" w:id="34" w:date="2026-06-09T21:07:34Z">
                          <w:r w:rsidDel="00000000" w:rsidR="00000000" w:rsidRPr="00000000">
                            <w:rPr>
                              <w:rtl w:val="0"/>
                            </w:rPr>
                          </w:r>
                        </w:ins>
                      </w:sdtContent>
                    </w:sdt>
                    <w:ins w:author="Sarah Sweet" w:id="34" w:date="2026-06-09T21:07:34Z"/>
                  </w:sdtContent>
                </w:sdt>
              </w:p>
            </w:sdtContent>
          </w:sdt>
          <w:sdt>
            <w:sdtPr>
              <w:id w:val="12307696"/>
              <w:tag w:val="goog_rdk_198"/>
            </w:sdtPr>
            <w:sdtContent>
              <w:p w:rsidR="00000000" w:rsidDel="00000000" w:rsidP="00000000" w:rsidRDefault="00000000" w:rsidRPr="00000000" w14:paraId="00000303">
                <w:pPr>
                  <w:rPr>
                    <w:ins w:author="Sarah Sweet" w:id="34" w:date="2026-06-09T21:07:34Z"/>
                    <w:sz w:val="18"/>
                    <w:szCs w:val="18"/>
                  </w:rPr>
                </w:pPr>
                <w:sdt>
                  <w:sdtPr>
                    <w:id w:val="814633073"/>
                    <w:tag w:val="goog_rdk_197"/>
                  </w:sdtPr>
                  <w:sdtContent>
                    <w:ins w:author="Sarah Sweet" w:id="34" w:date="2026-06-09T21:07:34Z">
                      <w:r w:rsidDel="00000000" w:rsidR="00000000" w:rsidRPr="00000000">
                        <w:rPr>
                          <w:rtl w:val="0"/>
                        </w:rPr>
                      </w:r>
                    </w:ins>
                  </w:sdtContent>
                </w:sdt>
              </w:p>
            </w:sdtContent>
          </w:sdt>
          <w:sdt>
            <w:sdtPr>
              <w:id w:val="1198226886"/>
              <w:tag w:val="goog_rdk_200"/>
            </w:sdtPr>
            <w:sdtContent>
              <w:p w:rsidR="00000000" w:rsidDel="00000000" w:rsidP="00000000" w:rsidRDefault="00000000" w:rsidRPr="00000000" w14:paraId="00000304">
                <w:pPr>
                  <w:rPr>
                    <w:ins w:author="Sarah Sweet" w:id="34" w:date="2026-06-09T21:07:34Z"/>
                    <w:sz w:val="18"/>
                    <w:szCs w:val="18"/>
                  </w:rPr>
                </w:pPr>
                <w:sdt>
                  <w:sdtPr>
                    <w:id w:val="848987704"/>
                    <w:tag w:val="goog_rdk_199"/>
                  </w:sdtPr>
                  <w:sdtContent>
                    <w:ins w:author="Sarah Sweet" w:id="34" w:date="2026-06-09T21:07:34Z">
                      <w:r w:rsidDel="00000000" w:rsidR="00000000" w:rsidRPr="00000000">
                        <w:rPr>
                          <w:rtl w:val="0"/>
                        </w:rPr>
                      </w:r>
                    </w:ins>
                  </w:sdtContent>
                </w:sdt>
              </w:p>
            </w:sdtContent>
          </w:sdt>
          <w:sdt>
            <w:sdtPr>
              <w:id w:val="1763857854"/>
              <w:tag w:val="goog_rdk_203"/>
            </w:sdtPr>
            <w:sdtContent>
              <w:p w:rsidR="00000000" w:rsidDel="00000000" w:rsidP="00000000" w:rsidRDefault="00000000" w:rsidRPr="00000000" w14:paraId="00000305">
                <w:pPr>
                  <w:rPr>
                    <w:ins w:author="Sarah Sweet" w:id="34" w:date="2026-06-09T21:07:34Z"/>
                    <w:sz w:val="18"/>
                    <w:szCs w:val="18"/>
                    <w:rPrChange w:author="Sarah Sweet" w:id="35" w:date="2026-06-09T21:07:34Z">
                      <w:rPr>
                        <w:sz w:val="18"/>
                        <w:szCs w:val="18"/>
                      </w:rPr>
                    </w:rPrChange>
                  </w:rPr>
                </w:pPr>
                <w:sdt>
                  <w:sdtPr>
                    <w:id w:val="-1754926405"/>
                    <w:tag w:val="goog_rdk_201"/>
                  </w:sdtPr>
                  <w:sdtContent>
                    <w:ins w:author="Sarah Sweet" w:id="34" w:date="2026-06-09T21:07:34Z"/>
                    <w:sdt>
                      <w:sdtPr>
                        <w:id w:val="1098698000"/>
                        <w:tag w:val="goog_rdk_202"/>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2. Check the COI and funding sections for for-profit Vivli members. Also check the studies that they have requested to see if the data contributor is mentioned in their COI </w:t>
                          </w:r>
                        </w:ins>
                      </w:sdtContent>
                    </w:sdt>
                    <w:ins w:author="Sarah Sweet" w:id="34" w:date="2026-06-09T21:07:34Z"/>
                  </w:sdtContent>
                </w:sdt>
              </w:p>
            </w:sdtContent>
          </w:sdt>
          <w:sdt>
            <w:sdtPr>
              <w:id w:val="-3224669"/>
              <w:tag w:val="goog_rdk_210"/>
            </w:sdtPr>
            <w:sdtContent>
              <w:p w:rsidR="00000000" w:rsidDel="00000000" w:rsidP="00000000" w:rsidRDefault="00000000" w:rsidRPr="00000000" w14:paraId="00000306">
                <w:pPr>
                  <w:rPr>
                    <w:ins w:author="Sarah Sweet" w:id="34" w:date="2026-06-09T21:07:34Z"/>
                    <w:sz w:val="18"/>
                    <w:szCs w:val="18"/>
                    <w:rPrChange w:author="Sarah Sweet" w:id="35" w:date="2026-06-09T21:07:34Z">
                      <w:rPr>
                        <w:sz w:val="18"/>
                        <w:szCs w:val="18"/>
                      </w:rPr>
                    </w:rPrChange>
                  </w:rPr>
                </w:pPr>
                <w:sdt>
                  <w:sdtPr>
                    <w:id w:val="-305149514"/>
                    <w:tag w:val="goog_rdk_204"/>
                  </w:sdtPr>
                  <w:sdtContent>
                    <w:ins w:author="Sarah Sweet" w:id="34" w:date="2026-06-09T21:07:34Z">
                      <w:r w:rsidDel="00000000" w:rsidR="00000000" w:rsidRPr="00000000">
                        <w:fldChar w:fldCharType="begin"/>
                      </w:r>
                      <w:r w:rsidDel="00000000" w:rsidR="00000000" w:rsidRPr="00000000">
                        <w:instrText xml:space="preserve">HYPERLINK "https://app.getguru.com/card/c7XakbXi/COI-and-funding-field-mention-industry-sponsors"</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572963639"/>
                        <w:tag w:val="goog_rdk_205"/>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 In the Research Team section, under Dr. XX’s Potential Conflicts of Interest, please clarify if this research is being funded by the data contributor </w:t>
                          </w:r>
                        </w:ins>
                      </w:sdtContent>
                    </w:sdt>
                    <w:ins w:author="Sarah Sweet" w:id="34" w:date="2026-06-09T21:07:34Z">
                      <w:sdt>
                        <w:sdtPr>
                          <w:id w:val="912187295"/>
                          <w:tag w:val="goog_rdk_206"/>
                        </w:sdtPr>
                        <w:sdtContent>
                          <w:r w:rsidDel="00000000" w:rsidR="00000000" w:rsidRPr="00000000">
                            <w:rPr>
                              <w:sz w:val="18"/>
                              <w:szCs w:val="18"/>
                              <w:highlight w:val="yellow"/>
                              <w:rtl w:val="0"/>
                              <w:rPrChange w:author="Sarah Sweet" w:id="35" w:date="2026-06-09T21:07:34Z">
                                <w:rPr>
                                  <w:sz w:val="18"/>
                                  <w:szCs w:val="18"/>
                                </w:rPr>
                              </w:rPrChange>
                            </w:rPr>
                            <w:t xml:space="preserve">(DC Name)</w:t>
                          </w:r>
                        </w:sdtContent>
                      </w:sdt>
                      <w:sdt>
                        <w:sdtPr>
                          <w:id w:val="-612603755"/>
                          <w:tag w:val="goog_rdk_207"/>
                        </w:sdtPr>
                        <w:sdtContent>
                          <w:r w:rsidDel="00000000" w:rsidR="00000000" w:rsidRPr="00000000">
                            <w:rPr>
                              <w:sz w:val="18"/>
                              <w:szCs w:val="18"/>
                              <w:rtl w:val="0"/>
                              <w:rPrChange w:author="Sarah Sweet" w:id="35" w:date="2026-06-09T21:07:34Z">
                                <w:rPr>
                                  <w:sz w:val="18"/>
                                  <w:szCs w:val="18"/>
                                </w:rPr>
                              </w:rPrChange>
                            </w:rPr>
                            <w:t xml:space="preserve">. If so, please briefly describe your association with </w:t>
                          </w:r>
                        </w:sdtContent>
                      </w:sdt>
                      <w:sdt>
                        <w:sdtPr>
                          <w:id w:val="503383867"/>
                          <w:tag w:val="goog_rdk_208"/>
                        </w:sdtPr>
                        <w:sdtContent>
                          <w:r w:rsidDel="00000000" w:rsidR="00000000" w:rsidRPr="00000000">
                            <w:rPr>
                              <w:sz w:val="18"/>
                              <w:szCs w:val="18"/>
                              <w:highlight w:val="yellow"/>
                              <w:rtl w:val="0"/>
                              <w:rPrChange w:author="Sarah Sweet" w:id="35" w:date="2026-06-09T21:07:34Z">
                                <w:rPr>
                                  <w:sz w:val="18"/>
                                  <w:szCs w:val="18"/>
                                </w:rPr>
                              </w:rPrChange>
                            </w:rPr>
                            <w:t xml:space="preserve">(DC Name)</w:t>
                          </w:r>
                        </w:sdtContent>
                      </w:sdt>
                      <w:sdt>
                        <w:sdtPr>
                          <w:id w:val="-559383044"/>
                          <w:tag w:val="goog_rdk_209"/>
                        </w:sdtPr>
                        <w:sdtContent>
                          <w:r w:rsidDel="00000000" w:rsidR="00000000" w:rsidRPr="00000000">
                            <w:rPr>
                              <w:sz w:val="18"/>
                              <w:szCs w:val="18"/>
                              <w:rtl w:val="0"/>
                              <w:rPrChange w:author="Sarah Sweet" w:id="35" w:date="2026-06-09T21:07:34Z">
                                <w:rPr>
                                  <w:sz w:val="18"/>
                                  <w:szCs w:val="18"/>
                                </w:rPr>
                              </w:rPrChange>
                            </w:rPr>
                            <w:t xml:space="preserve">, and how you will mitigate any conflicts of interest due to this relationship. For example, if you have conflicts, you will declare them in any subsequent publications. </w:t>
                          </w:r>
                        </w:sdtContent>
                      </w:sdt>
                    </w:ins>
                  </w:sdtContent>
                </w:sdt>
              </w:p>
            </w:sdtContent>
          </w:sdt>
          <w:sdt>
            <w:sdtPr>
              <w:id w:val="1866132039"/>
              <w:tag w:val="goog_rdk_212"/>
            </w:sdtPr>
            <w:sdtContent>
              <w:p w:rsidR="00000000" w:rsidDel="00000000" w:rsidP="00000000" w:rsidRDefault="00000000" w:rsidRPr="00000000" w14:paraId="00000307">
                <w:pPr>
                  <w:rPr>
                    <w:ins w:author="Sarah Sweet" w:id="34" w:date="2026-06-09T21:07:34Z"/>
                    <w:sz w:val="18"/>
                    <w:szCs w:val="18"/>
                  </w:rPr>
                </w:pPr>
                <w:sdt>
                  <w:sdtPr>
                    <w:id w:val="-1114740774"/>
                    <w:tag w:val="goog_rdk_211"/>
                  </w:sdtPr>
                  <w:sdtContent>
                    <w:ins w:author="Sarah Sweet" w:id="34" w:date="2026-06-09T21:07:34Z">
                      <w:r w:rsidDel="00000000" w:rsidR="00000000" w:rsidRPr="00000000">
                        <w:rPr>
                          <w:rtl w:val="0"/>
                        </w:rPr>
                      </w:r>
                    </w:ins>
                  </w:sdtContent>
                </w:sdt>
              </w:p>
            </w:sdtContent>
          </w:sdt>
          <w:sdt>
            <w:sdtPr>
              <w:id w:val="-1938019668"/>
              <w:tag w:val="goog_rdk_215"/>
            </w:sdtPr>
            <w:sdtContent>
              <w:p w:rsidR="00000000" w:rsidDel="00000000" w:rsidP="00000000" w:rsidRDefault="00000000" w:rsidRPr="00000000" w14:paraId="00000308">
                <w:pPr>
                  <w:rPr>
                    <w:ins w:author="Sarah Sweet" w:id="34" w:date="2026-06-09T21:07:34Z"/>
                    <w:sz w:val="18"/>
                    <w:szCs w:val="18"/>
                    <w:rPrChange w:author="Sarah Sweet" w:id="35" w:date="2026-06-09T21:07:34Z">
                      <w:rPr>
                        <w:sz w:val="18"/>
                        <w:szCs w:val="18"/>
                      </w:rPr>
                    </w:rPrChange>
                  </w:rPr>
                </w:pPr>
                <w:sdt>
                  <w:sdtPr>
                    <w:id w:val="1871413195"/>
                    <w:tag w:val="goog_rdk_213"/>
                  </w:sdtPr>
                  <w:sdtContent>
                    <w:ins w:author="Sarah Sweet" w:id="34" w:date="2026-06-09T21:07:34Z">
                      <w:r w:rsidDel="00000000" w:rsidR="00000000" w:rsidRPr="00000000">
                        <w:fldChar w:fldCharType="begin"/>
                      </w:r>
                      <w:r w:rsidDel="00000000" w:rsidR="00000000" w:rsidRPr="00000000">
                        <w:instrText xml:space="preserve">HYPERLINK "https://app.getguru.com/card/c7XakbXi/COI-and-funding-field-mention-industry-sponsors"</w:instrText>
                      </w:r>
                      <w:r w:rsidDel="00000000" w:rsidR="00000000" w:rsidRPr="00000000">
                        <w:fldChar w:fldCharType="separate"/>
                      </w:r>
                      <w:r w:rsidDel="00000000" w:rsidR="00000000" w:rsidRPr="00000000">
                        <w:rPr>
                          <w:color w:val="1155cc"/>
                          <w:sz w:val="18"/>
                          <w:szCs w:val="18"/>
                          <w:u w:val="single"/>
                          <w:rtl w:val="0"/>
                        </w:rPr>
                        <w:t xml:space="preserve">https://app.getguru.com/card/c7XakbXi/COI-and-funding-field-mention-industry-sponsors</w:t>
                      </w:r>
                      <w:r w:rsidDel="00000000" w:rsidR="00000000" w:rsidRPr="00000000">
                        <w:fldChar w:fldCharType="end"/>
                      </w:r>
                    </w:ins>
                    <w:sdt>
                      <w:sdtPr>
                        <w:id w:val="111127100"/>
                        <w:tag w:val="goog_rdk_214"/>
                      </w:sdtPr>
                      <w:sdtContent>
                        <w:ins w:author="Sarah Sweet" w:id="34" w:date="2026-06-09T21:07:34Z">
                          <w:r w:rsidDel="00000000" w:rsidR="00000000" w:rsidRPr="00000000">
                            <w:rPr>
                              <w:rtl w:val="0"/>
                            </w:rPr>
                          </w:r>
                        </w:ins>
                      </w:sdtContent>
                    </w:sdt>
                    <w:ins w:author="Sarah Sweet" w:id="34" w:date="2026-06-09T21:07:34Z"/>
                  </w:sdtContent>
                </w:sdt>
              </w:p>
            </w:sdtContent>
          </w:sdt>
          <w:sdt>
            <w:sdtPr>
              <w:id w:val="1725493616"/>
              <w:tag w:val="goog_rdk_217"/>
            </w:sdtPr>
            <w:sdtContent>
              <w:p w:rsidR="00000000" w:rsidDel="00000000" w:rsidP="00000000" w:rsidRDefault="00000000" w:rsidRPr="00000000" w14:paraId="00000309">
                <w:pPr>
                  <w:rPr>
                    <w:ins w:author="Sarah Sweet" w:id="34" w:date="2026-06-09T21:07:34Z"/>
                    <w:sz w:val="18"/>
                    <w:szCs w:val="18"/>
                  </w:rPr>
                </w:pPr>
                <w:sdt>
                  <w:sdtPr>
                    <w:id w:val="-1208248216"/>
                    <w:tag w:val="goog_rdk_216"/>
                  </w:sdtPr>
                  <w:sdtContent>
                    <w:ins w:author="Sarah Sweet" w:id="34" w:date="2026-06-09T21:07:34Z">
                      <w:r w:rsidDel="00000000" w:rsidR="00000000" w:rsidRPr="00000000">
                        <w:rPr>
                          <w:rtl w:val="0"/>
                        </w:rPr>
                      </w:r>
                    </w:ins>
                  </w:sdtContent>
                </w:sdt>
              </w:p>
            </w:sdtContent>
          </w:sdt>
          <w:sdt>
            <w:sdtPr>
              <w:id w:val="898328168"/>
              <w:tag w:val="goog_rdk_219"/>
            </w:sdtPr>
            <w:sdtContent>
              <w:p w:rsidR="00000000" w:rsidDel="00000000" w:rsidP="00000000" w:rsidRDefault="00000000" w:rsidRPr="00000000" w14:paraId="0000030A">
                <w:pPr>
                  <w:rPr>
                    <w:ins w:author="Sarah Sweet" w:id="34" w:date="2026-06-09T21:07:34Z"/>
                    <w:sz w:val="18"/>
                    <w:szCs w:val="18"/>
                  </w:rPr>
                </w:pPr>
                <w:sdt>
                  <w:sdtPr>
                    <w:id w:val="296288193"/>
                    <w:tag w:val="goog_rdk_218"/>
                  </w:sdtPr>
                  <w:sdtContent>
                    <w:ins w:author="Sarah Sweet" w:id="34" w:date="2026-06-09T21:07:34Z">
                      <w:r w:rsidDel="00000000" w:rsidR="00000000" w:rsidRPr="00000000">
                        <w:rPr>
                          <w:rtl w:val="0"/>
                        </w:rPr>
                      </w:r>
                    </w:ins>
                  </w:sdtContent>
                </w:sdt>
              </w:p>
            </w:sdtContent>
          </w:sdt>
          <w:sdt>
            <w:sdtPr>
              <w:id w:val="-1024936510"/>
              <w:tag w:val="goog_rdk_221"/>
            </w:sdtPr>
            <w:sdtContent>
              <w:p w:rsidR="00000000" w:rsidDel="00000000" w:rsidP="00000000" w:rsidRDefault="00000000" w:rsidRPr="00000000" w14:paraId="0000030B">
                <w:pPr>
                  <w:rPr>
                    <w:ins w:author="Sarah Sweet" w:id="34" w:date="2026-06-09T21:07:34Z"/>
                    <w:sz w:val="18"/>
                    <w:szCs w:val="18"/>
                  </w:rPr>
                </w:pPr>
                <w:sdt>
                  <w:sdtPr>
                    <w:id w:val="1824367451"/>
                    <w:tag w:val="goog_rdk_220"/>
                  </w:sdtPr>
                  <w:sdtContent>
                    <w:ins w:author="Sarah Sweet" w:id="34" w:date="2026-06-09T21:07:34Z">
                      <w:r w:rsidDel="00000000" w:rsidR="00000000" w:rsidRPr="00000000">
                        <w:rPr>
                          <w:rtl w:val="0"/>
                        </w:rPr>
                      </w:r>
                    </w:ins>
                  </w:sdtContent>
                </w:sdt>
              </w:p>
            </w:sdtContent>
          </w:sdt>
          <w:sdt>
            <w:sdtPr>
              <w:id w:val="979040195"/>
              <w:tag w:val="goog_rdk_224"/>
            </w:sdtPr>
            <w:sdtContent>
              <w:p w:rsidR="00000000" w:rsidDel="00000000" w:rsidP="00000000" w:rsidRDefault="00000000" w:rsidRPr="00000000" w14:paraId="0000030C">
                <w:pPr>
                  <w:rPr>
                    <w:ins w:author="Sarah Sweet" w:id="34" w:date="2026-06-09T21:07:34Z"/>
                    <w:sz w:val="18"/>
                    <w:szCs w:val="18"/>
                    <w:rPrChange w:author="Sarah Sweet" w:id="35" w:date="2026-06-09T21:07:34Z">
                      <w:rPr>
                        <w:sz w:val="18"/>
                        <w:szCs w:val="18"/>
                      </w:rPr>
                    </w:rPrChange>
                  </w:rPr>
                </w:pPr>
                <w:sdt>
                  <w:sdtPr>
                    <w:id w:val="-1687579201"/>
                    <w:tag w:val="goog_rdk_222"/>
                  </w:sdtPr>
                  <w:sdtContent>
                    <w:ins w:author="Sarah Sweet" w:id="34" w:date="2026-06-09T21:07:34Z"/>
                    <w:sdt>
                      <w:sdtPr>
                        <w:id w:val="-625127758"/>
                        <w:tag w:val="goog_rdk_223"/>
                      </w:sdtPr>
                      <w:sdtContent>
                        <w:ins w:author="Sarah Sweet" w:id="34" w:date="2026-06-09T21:07:34Z">
                          <w:r w:rsidDel="00000000" w:rsidR="00000000" w:rsidRPr="00000000">
                            <w:rPr>
                              <w:sz w:val="18"/>
                              <w:szCs w:val="18"/>
                              <w:rtl w:val="0"/>
                              <w:rPrChange w:author="Sarah Sweet" w:id="35" w:date="2026-06-09T21:07:34Z">
                                <w:rPr>
                                  <w:sz w:val="18"/>
                                  <w:szCs w:val="18"/>
                                </w:rPr>
                              </w:rPrChange>
                            </w:rPr>
                            <w:t xml:space="preserve">3. For any team member is from for-profit company, they should have COIs declared.</w:t>
                          </w:r>
                        </w:ins>
                      </w:sdtContent>
                    </w:sdt>
                    <w:ins w:author="Sarah Sweet" w:id="34" w:date="2026-06-09T21:07:34Z"/>
                  </w:sdtContent>
                </w:sdt>
              </w:p>
            </w:sdtContent>
          </w:sdt>
          <w:sdt>
            <w:sdtPr>
              <w:id w:val="-457452966"/>
              <w:tag w:val="goog_rdk_230"/>
            </w:sdtPr>
            <w:sdtContent>
              <w:p w:rsidR="00000000" w:rsidDel="00000000" w:rsidP="00000000" w:rsidRDefault="00000000" w:rsidRPr="00000000" w14:paraId="0000030D">
                <w:pPr>
                  <w:rPr>
                    <w:ins w:author="Sarah Sweet" w:id="34" w:date="2026-06-09T21:07:34Z"/>
                    <w:sz w:val="18"/>
                    <w:szCs w:val="18"/>
                    <w:rPrChange w:author="Sarah Sweet" w:id="35" w:date="2026-06-09T21:07:34Z">
                      <w:rPr>
                        <w:sz w:val="18"/>
                        <w:szCs w:val="18"/>
                      </w:rPr>
                    </w:rPrChange>
                  </w:rPr>
                </w:pPr>
                <w:sdt>
                  <w:sdtPr>
                    <w:id w:val="436909580"/>
                    <w:tag w:val="goog_rdk_225"/>
                  </w:sdtPr>
                  <w:sdtContent>
                    <w:ins w:author="Sarah Sweet" w:id="34" w:date="2026-06-09T21:07:34Z"/>
                    <w:sdt>
                      <w:sdtPr>
                        <w:id w:val="-743476090"/>
                        <w:tag w:val="goog_rdk_226"/>
                      </w:sdtPr>
                      <w:sdtContent>
                        <w:ins w:author="Sarah Sweet" w:id="34" w:date="2026-06-09T21:07:34Z">
                          <w:r w:rsidDel="00000000" w:rsidR="00000000" w:rsidRPr="00000000">
                            <w:rPr>
                              <w:b w:val="1"/>
                              <w:bCs w:val="1"/>
                              <w:sz w:val="18"/>
                              <w:szCs w:val="18"/>
                              <w:rtl w:val="0"/>
                              <w:rPrChange w:author="Sarah Sweet" w:id="35" w:date="2026-06-09T21:07:34Z">
                                <w:rPr>
                                  <w:sz w:val="18"/>
                                  <w:szCs w:val="18"/>
                                </w:rPr>
                              </w:rPrChange>
                            </w:rPr>
                            <w:t xml:space="preserve"> </w:t>
                          </w:r>
                        </w:ins>
                      </w:sdtContent>
                    </w:sdt>
                    <w:ins w:author="Sarah Sweet" w:id="34" w:date="2026-06-09T21:07:34Z">
                      <w:r w:rsidDel="00000000" w:rsidR="00000000" w:rsidRPr="00000000">
                        <w:fldChar w:fldCharType="begin"/>
                      </w:r>
                      <w:r w:rsidDel="00000000" w:rsidR="00000000" w:rsidRPr="00000000">
                        <w:instrText xml:space="preserve">HYPERLINK "https://app.getguru.com/card/T8ELa8Mc/Research-Team-is-from-forprofit-company-COI-field"</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sdt>
                        <w:sdtPr>
                          <w:id w:val="1753662121"/>
                          <w:tag w:val="goog_rdk_227"/>
                        </w:sdtPr>
                        <w:sdtContent>
                          <w:r w:rsidDel="00000000" w:rsidR="00000000" w:rsidRPr="00000000">
                            <w:rPr>
                              <w:sz w:val="18"/>
                              <w:szCs w:val="18"/>
                              <w:rtl w:val="0"/>
                              <w:rPrChange w:author="Sarah Sweet" w:id="35" w:date="2026-06-09T21:07:34Z">
                                <w:rPr>
                                  <w:sz w:val="18"/>
                                  <w:szCs w:val="18"/>
                                </w:rPr>
                              </w:rPrChange>
                            </w:rPr>
                            <w:t xml:space="preserve">: In the Research Team section, under </w:t>
                          </w:r>
                        </w:sdtContent>
                      </w:sdt>
                      <w:sdt>
                        <w:sdtPr>
                          <w:id w:val="2066584662"/>
                          <w:tag w:val="goog_rdk_228"/>
                        </w:sdtPr>
                        <w:sdtContent>
                          <w:r w:rsidDel="00000000" w:rsidR="00000000" w:rsidRPr="00000000">
                            <w:rPr>
                              <w:sz w:val="18"/>
                              <w:szCs w:val="18"/>
                              <w:highlight w:val="yellow"/>
                              <w:rtl w:val="0"/>
                              <w:rPrChange w:author="Sarah Sweet" w:id="35" w:date="2026-06-09T21:07:34Z">
                                <w:rPr>
                                  <w:sz w:val="18"/>
                                  <w:szCs w:val="18"/>
                                </w:rPr>
                              </w:rPrChange>
                            </w:rPr>
                            <w:t xml:space="preserve">Dr. xx’s</w:t>
                          </w:r>
                        </w:sdtContent>
                      </w:sdt>
                      <w:sdt>
                        <w:sdtPr>
                          <w:id w:val="-2134528632"/>
                          <w:tag w:val="goog_rdk_229"/>
                        </w:sdtPr>
                        <w:sdtContent>
                          <w:r w:rsidDel="00000000" w:rsidR="00000000" w:rsidRPr="00000000">
                            <w:rPr>
                              <w:sz w:val="18"/>
                              <w:szCs w:val="18"/>
                              <w:rtl w:val="0"/>
                              <w:rPrChange w:author="Sarah Sweet" w:id="35" w:date="2026-06-09T21:07:34Z">
                                <w:rPr>
                                  <w:sz w:val="18"/>
                                  <w:szCs w:val="18"/>
                                </w:rPr>
                              </w:rPrChange>
                            </w:rPr>
                            <w:t xml:space="preserve"> Potential Conflicts of Interest, as they are employed by a for-profit company, please provide information on the inherent COIs that could be perceived to influence the planning, conduct or interpretation and outcomes of the proposed research. Also describe their approach to managing such potential conflicts, for example ensuring full disclosure in any publications.</w:t>
                          </w:r>
                        </w:sdtContent>
                      </w:sdt>
                    </w:ins>
                  </w:sdtContent>
                </w:sdt>
              </w:p>
            </w:sdtContent>
          </w:sdt>
          <w:sdt>
            <w:sdtPr>
              <w:id w:val="-95319523"/>
              <w:tag w:val="goog_rdk_232"/>
            </w:sdtPr>
            <w:sdtContent>
              <w:p w:rsidR="00000000" w:rsidDel="00000000" w:rsidP="00000000" w:rsidRDefault="00000000" w:rsidRPr="00000000" w14:paraId="0000030E">
                <w:pPr>
                  <w:rPr>
                    <w:ins w:author="Sarah Sweet" w:id="34" w:date="2026-06-09T21:07:34Z"/>
                    <w:sz w:val="18"/>
                    <w:szCs w:val="18"/>
                  </w:rPr>
                </w:pPr>
                <w:sdt>
                  <w:sdtPr>
                    <w:id w:val="-1098372115"/>
                    <w:tag w:val="goog_rdk_231"/>
                  </w:sdtPr>
                  <w:sdtContent>
                    <w:ins w:author="Sarah Sweet" w:id="34" w:date="2026-06-09T21:07:34Z">
                      <w:r w:rsidDel="00000000" w:rsidR="00000000" w:rsidRPr="00000000">
                        <w:rPr>
                          <w:rtl w:val="0"/>
                        </w:rPr>
                      </w:r>
                    </w:ins>
                  </w:sdtContent>
                </w:sdt>
              </w:p>
            </w:sdtContent>
          </w:sdt>
          <w:sdt>
            <w:sdtPr>
              <w:id w:val="2025855131"/>
              <w:tag w:val="goog_rdk_234"/>
            </w:sdtPr>
            <w:sdtContent>
              <w:p w:rsidR="00000000" w:rsidDel="00000000" w:rsidP="00000000" w:rsidRDefault="00000000" w:rsidRPr="00000000" w14:paraId="0000030F">
                <w:pPr>
                  <w:rPr>
                    <w:ins w:author="Sarah Sweet" w:id="34" w:date="2026-06-09T21:07:34Z"/>
                    <w:sz w:val="18"/>
                    <w:szCs w:val="18"/>
                  </w:rPr>
                </w:pPr>
                <w:sdt>
                  <w:sdtPr>
                    <w:id w:val="-602915552"/>
                    <w:tag w:val="goog_rdk_233"/>
                  </w:sdtPr>
                  <w:sdtContent>
                    <w:ins w:author="Sarah Sweet" w:id="34" w:date="2026-06-09T21:07:34Z">
                      <w:r w:rsidDel="00000000" w:rsidR="00000000" w:rsidRPr="00000000">
                        <w:fldChar w:fldCharType="begin"/>
                      </w:r>
                      <w:r w:rsidDel="00000000" w:rsidR="00000000" w:rsidRPr="00000000">
                        <w:instrText xml:space="preserve">HYPERLINK "https://app.getguru.com/card/T8ELa8Mc/Research-Team-is-from-forprofit-company-COI-field"</w:instrText>
                      </w:r>
                      <w:r w:rsidDel="00000000" w:rsidR="00000000" w:rsidRPr="00000000">
                        <w:fldChar w:fldCharType="separate"/>
                      </w:r>
                      <w:r w:rsidDel="00000000" w:rsidR="00000000" w:rsidRPr="00000000">
                        <w:rPr>
                          <w:color w:val="1155cc"/>
                          <w:sz w:val="18"/>
                          <w:szCs w:val="18"/>
                          <w:u w:val="single"/>
                          <w:rtl w:val="0"/>
                        </w:rPr>
                        <w:t xml:space="preserve">https://app.getguru.com/card/T8ELa8Mc/Research-Team-is-from-forprofit-company-COI-field</w:t>
                      </w:r>
                      <w:r w:rsidDel="00000000" w:rsidR="00000000" w:rsidRPr="00000000">
                        <w:fldChar w:fldCharType="end"/>
                      </w:r>
                      <w:r w:rsidDel="00000000" w:rsidR="00000000" w:rsidRPr="00000000">
                        <w:rPr>
                          <w:rtl w:val="0"/>
                        </w:rPr>
                      </w:r>
                    </w:ins>
                  </w:sdtContent>
                </w:sdt>
              </w:p>
            </w:sdtContent>
          </w:sdt>
          <w:sdt>
            <w:sdtPr>
              <w:id w:val="-986931406"/>
              <w:tag w:val="goog_rdk_236"/>
            </w:sdtPr>
            <w:sdtContent>
              <w:p w:rsidR="00000000" w:rsidDel="00000000" w:rsidP="00000000" w:rsidRDefault="00000000" w:rsidRPr="00000000" w14:paraId="00000310">
                <w:pPr>
                  <w:rPr>
                    <w:color w:val="1155cc"/>
                    <w:sz w:val="18"/>
                    <w:szCs w:val="18"/>
                    <w:u w:val="single"/>
                    <w:rPrChange w:author="Sarah Sweet" w:id="35" w:date="2026-06-09T21:07:34Z">
                      <w:rPr/>
                    </w:rPrChange>
                  </w:rPr>
                </w:pPr>
                <w:sdt>
                  <w:sdtPr>
                    <w:id w:val="-1444021648"/>
                    <w:tag w:val="goog_rdk_235"/>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11">
            <w:pPr>
              <w:rPr>
                <w:sz w:val="18"/>
                <w:szCs w:val="18"/>
              </w:rPr>
            </w:pPr>
            <w:r w:rsidDel="00000000" w:rsidR="00000000" w:rsidRPr="00000000">
              <w:rPr>
                <w:sz w:val="18"/>
                <w:szCs w:val="18"/>
                <w:rtl w:val="0"/>
              </w:rPr>
              <w:t xml:space="preserve">rule_id: field_statistician.coi.completeness</w:t>
            </w:r>
          </w:p>
          <w:p w:rsidR="00000000" w:rsidDel="00000000" w:rsidP="00000000" w:rsidRDefault="00000000" w:rsidRPr="00000000" w14:paraId="00000312">
            <w:pPr>
              <w:rPr>
                <w:sz w:val="18"/>
                <w:szCs w:val="18"/>
              </w:rPr>
            </w:pPr>
            <w:r w:rsidDel="00000000" w:rsidR="00000000" w:rsidRPr="00000000">
              <w:rPr>
                <w:sz w:val="18"/>
                <w:szCs w:val="18"/>
                <w:rtl w:val="0"/>
              </w:rPr>
              <w:t xml:space="preserve">  if coi blank -&gt; message</w:t>
            </w:r>
          </w:p>
          <w:p w:rsidR="00000000" w:rsidDel="00000000" w:rsidP="00000000" w:rsidRDefault="00000000" w:rsidRPr="00000000" w14:paraId="00000313">
            <w:pPr>
              <w:rPr>
                <w:sz w:val="18"/>
                <w:szCs w:val="18"/>
              </w:rPr>
            </w:pPr>
            <w:r w:rsidDel="00000000" w:rsidR="00000000" w:rsidRPr="00000000">
              <w:rPr>
                <w:sz w:val="18"/>
                <w:szCs w:val="18"/>
                <w:rtl w:val="0"/>
              </w:rPr>
              <w:t xml:space="preserve">  if coi present -&gt; invoke_llm()</w:t>
            </w:r>
          </w:p>
          <w:p w:rsidR="00000000" w:rsidDel="00000000" w:rsidP="00000000" w:rsidRDefault="00000000" w:rsidRPr="00000000" w14:paraId="00000314">
            <w:pPr>
              <w:rPr>
                <w:sz w:val="18"/>
                <w:szCs w:val="18"/>
              </w:rPr>
            </w:pPr>
            <w:r w:rsidDel="00000000" w:rsidR="00000000" w:rsidRPr="00000000">
              <w:rPr>
                <w:sz w:val="18"/>
                <w:szCs w:val="18"/>
                <w:rtl w:val="0"/>
              </w:rPr>
              <w:t xml:space="preserve">    checks for mitigation declaration</w:t>
            </w:r>
          </w:p>
          <w:p w:rsidR="00000000" w:rsidDel="00000000" w:rsidP="00000000" w:rsidRDefault="00000000" w:rsidRPr="00000000" w14:paraId="00000315">
            <w:pPr>
              <w:rPr>
                <w:sz w:val="18"/>
                <w:szCs w:val="18"/>
              </w:rPr>
            </w:pPr>
            <w:r w:rsidDel="00000000" w:rsidR="00000000" w:rsidRPr="00000000">
              <w:rPr>
                <w:rtl w:val="0"/>
              </w:rPr>
            </w:r>
          </w:p>
          <w:p w:rsidR="00000000" w:rsidDel="00000000" w:rsidP="00000000" w:rsidRDefault="00000000" w:rsidRPr="00000000" w14:paraId="00000316">
            <w:pPr>
              <w:rPr>
                <w:sz w:val="18"/>
                <w:szCs w:val="18"/>
              </w:rPr>
            </w:pPr>
            <w:r w:rsidDel="00000000" w:rsidR="00000000" w:rsidRPr="00000000">
              <w:rPr>
                <w:sz w:val="18"/>
                <w:szCs w:val="18"/>
                <w:rtl w:val="0"/>
              </w:rPr>
              <w:t xml:space="preserve">rule_id: field_statistician.coi.industry_funding</w:t>
            </w:r>
          </w:p>
          <w:p w:rsidR="00000000" w:rsidDel="00000000" w:rsidP="00000000" w:rsidRDefault="00000000" w:rsidRPr="00000000" w14:paraId="00000317">
            <w:pPr>
              <w:rPr>
                <w:sz w:val="18"/>
                <w:szCs w:val="18"/>
              </w:rPr>
            </w:pPr>
            <w:r w:rsidDel="00000000" w:rsidR="00000000" w:rsidRPr="00000000">
              <w:rPr>
                <w:sz w:val="18"/>
                <w:szCs w:val="18"/>
                <w:rtl w:val="0"/>
              </w:rPr>
              <w:t xml:space="preserve">  if funding_source == "industry"</w:t>
            </w:r>
          </w:p>
          <w:p w:rsidR="00000000" w:rsidDel="00000000" w:rsidP="00000000" w:rsidRDefault="00000000" w:rsidRPr="00000000" w14:paraId="00000318">
            <w:pPr>
              <w:rPr>
                <w:sz w:val="18"/>
                <w:szCs w:val="18"/>
              </w:rPr>
            </w:pPr>
            <w:r w:rsidDel="00000000" w:rsidR="00000000" w:rsidRPr="00000000">
              <w:rPr>
                <w:sz w:val="18"/>
                <w:szCs w:val="18"/>
                <w:rtl w:val="0"/>
              </w:rPr>
              <w:t xml:space="preserve">  Uses render() template:</w:t>
            </w:r>
          </w:p>
          <w:p w:rsidR="00000000" w:rsidDel="00000000" w:rsidP="00000000" w:rsidRDefault="00000000" w:rsidRPr="00000000" w14:paraId="00000319">
            <w:pPr>
              <w:rPr>
                <w:sz w:val="18"/>
                <w:szCs w:val="18"/>
              </w:rPr>
            </w:pPr>
            <w:r w:rsidDel="00000000" w:rsidR="00000000" w:rsidRPr="00000000">
              <w:rPr>
                <w:sz w:val="18"/>
                <w:szCs w:val="18"/>
                <w:rtl w:val="0"/>
              </w:rPr>
              <w:t xml:space="preserve">  {study_design.data_contributor_name}</w:t>
            </w:r>
          </w:p>
          <w:p w:rsidR="00000000" w:rsidDel="00000000" w:rsidP="00000000" w:rsidRDefault="00000000" w:rsidRPr="00000000" w14:paraId="0000031A">
            <w:pPr>
              <w:rPr>
                <w:sz w:val="18"/>
                <w:szCs w:val="18"/>
              </w:rPr>
            </w:pPr>
            <w:r w:rsidDel="00000000" w:rsidR="00000000" w:rsidRPr="00000000">
              <w:rPr>
                <w:rtl w:val="0"/>
              </w:rPr>
            </w:r>
          </w:p>
          <w:p w:rsidR="00000000" w:rsidDel="00000000" w:rsidP="00000000" w:rsidRDefault="00000000" w:rsidRPr="00000000" w14:paraId="0000031B">
            <w:pPr>
              <w:rPr>
                <w:sz w:val="18"/>
                <w:szCs w:val="18"/>
              </w:rPr>
            </w:pPr>
            <w:r w:rsidDel="00000000" w:rsidR="00000000" w:rsidRPr="00000000">
              <w:rPr>
                <w:sz w:val="18"/>
                <w:szCs w:val="18"/>
                <w:rtl w:val="0"/>
              </w:rPr>
              <w:t xml:space="preserve">rule_id: field_statistician.coi.for_profit</w:t>
            </w:r>
          </w:p>
          <w:p w:rsidR="00000000" w:rsidDel="00000000" w:rsidP="00000000" w:rsidRDefault="00000000" w:rsidRPr="00000000" w14:paraId="0000031C">
            <w:pPr>
              <w:rPr>
                <w:sz w:val="18"/>
                <w:szCs w:val="18"/>
              </w:rPr>
            </w:pPr>
            <w:r w:rsidDel="00000000" w:rsidR="00000000" w:rsidRPr="00000000">
              <w:rPr>
                <w:sz w:val="18"/>
                <w:szCs w:val="18"/>
                <w:rtl w:val="0"/>
              </w:rPr>
              <w:t xml:space="preserve">  if organization_type == "for_profit"</w:t>
            </w:r>
          </w:p>
          <w:p w:rsidR="00000000" w:rsidDel="00000000" w:rsidP="00000000" w:rsidRDefault="00000000" w:rsidRPr="00000000" w14:paraId="0000031D">
            <w:pPr>
              <w:rPr>
                <w:sz w:val="18"/>
                <w:szCs w:val="18"/>
              </w:rPr>
            </w:pPr>
            <w:r w:rsidDel="00000000" w:rsidR="00000000" w:rsidRPr="00000000">
              <w:rPr>
                <w:rtl w:val="0"/>
              </w:rPr>
            </w:r>
          </w:p>
          <w:p w:rsidR="00000000" w:rsidDel="00000000" w:rsidP="00000000" w:rsidRDefault="00000000" w:rsidRPr="00000000" w14:paraId="0000031E">
            <w:pPr>
              <w:rPr>
                <w:sz w:val="18"/>
                <w:szCs w:val="18"/>
              </w:rPr>
            </w:pPr>
            <w:r w:rsidDel="00000000" w:rsidR="00000000" w:rsidRPr="00000000">
              <w:rPr>
                <w:sz w:val="18"/>
                <w:szCs w:val="18"/>
                <w:rtl w:val="0"/>
              </w:rPr>
              <w:t xml:space="preserve">ctx: research_team.statistician.conflicts_of_interest</w:t>
            </w:r>
          </w:p>
          <w:p w:rsidR="00000000" w:rsidDel="00000000" w:rsidP="00000000" w:rsidRDefault="00000000" w:rsidRPr="00000000" w14:paraId="0000031F">
            <w:pPr>
              <w:rPr>
                <w:sz w:val="18"/>
                <w:szCs w:val="18"/>
              </w:rPr>
            </w:pPr>
            <w:r w:rsidDel="00000000" w:rsidR="00000000" w:rsidRPr="00000000">
              <w:rPr>
                <w:sz w:val="18"/>
                <w:szCs w:val="18"/>
                <w:rtl w:val="0"/>
              </w:rPr>
              <w:t xml:space="preserve">     study_design.funding_source</w:t>
            </w:r>
          </w:p>
          <w:p w:rsidR="00000000" w:rsidDel="00000000" w:rsidP="00000000" w:rsidRDefault="00000000" w:rsidRPr="00000000" w14:paraId="00000320">
            <w:pPr>
              <w:rPr>
                <w:sz w:val="18"/>
                <w:szCs w:val="18"/>
              </w:rPr>
            </w:pPr>
            <w:r w:rsidDel="00000000" w:rsidR="00000000" w:rsidRPr="00000000">
              <w:rPr>
                <w:sz w:val="18"/>
                <w:szCs w:val="18"/>
                <w:rtl w:val="0"/>
              </w:rPr>
              <w:t xml:space="preserve">     study_design.data_contributor_name</w:t>
            </w:r>
          </w:p>
          <w:p w:rsidR="00000000" w:rsidDel="00000000" w:rsidP="00000000" w:rsidRDefault="00000000" w:rsidRPr="00000000" w14:paraId="00000321">
            <w:pPr>
              <w:rPr>
                <w:sz w:val="18"/>
                <w:szCs w:val="18"/>
              </w:rPr>
            </w:pPr>
            <w:r w:rsidDel="00000000" w:rsidR="00000000" w:rsidRPr="00000000">
              <w:rPr>
                <w:sz w:val="18"/>
                <w:szCs w:val="18"/>
                <w:rtl w:val="0"/>
              </w:rPr>
              <w:t xml:space="preserve">     research_team.organization_type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sz w:val="18"/>
                <w:szCs w:val="18"/>
                <w:rtl w:val="0"/>
              </w:rPr>
              <w:t xml:space="preserve">First Name Last Name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5">
            <w:pPr>
              <w:rPr>
                <w:sz w:val="18"/>
                <w:szCs w:val="18"/>
              </w:rPr>
            </w:pPr>
            <w:r w:rsidDel="00000000" w:rsidR="00000000" w:rsidRPr="00000000">
              <w:rPr>
                <w:sz w:val="18"/>
                <w:szCs w:val="18"/>
                <w:rtl w:val="0"/>
              </w:rPr>
              <w:t xml:space="preserve">OK or Blank (This is not a required field).</w:t>
            </w:r>
          </w:p>
          <w:p w:rsidR="00000000" w:rsidDel="00000000" w:rsidP="00000000" w:rsidRDefault="00000000" w:rsidRPr="00000000" w14:paraId="00000326">
            <w:pPr>
              <w:numPr>
                <w:ilvl w:val="0"/>
                <w:numId w:val="8"/>
              </w:numPr>
              <w:ind w:left="720" w:hanging="360"/>
              <w:rPr>
                <w:sz w:val="18"/>
                <w:szCs w:val="18"/>
                <w:u w:val="none"/>
              </w:rPr>
            </w:pPr>
            <w:r w:rsidDel="00000000" w:rsidR="00000000" w:rsidRPr="00000000">
              <w:rPr>
                <w:sz w:val="18"/>
                <w:szCs w:val="18"/>
                <w:rtl w:val="0"/>
              </w:rPr>
              <w:t xml:space="preserve">Check that information is complete for all additional researchers -  and not completed with ‘n/a’ or ‘na’ </w:t>
            </w:r>
          </w:p>
          <w:p w:rsidR="00000000" w:rsidDel="00000000" w:rsidP="00000000" w:rsidRDefault="00000000" w:rsidRPr="00000000" w14:paraId="00000327">
            <w:pPr>
              <w:ind w:left="40" w:firstLine="0"/>
              <w:rPr>
                <w:sz w:val="18"/>
                <w:szCs w:val="18"/>
              </w:rPr>
            </w:pPr>
            <w:hyperlink r:id="rId59">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tab, under Additional Researchers, please update all the details for Dr. xx.</w:t>
            </w:r>
          </w:p>
          <w:p w:rsidR="00000000" w:rsidDel="00000000" w:rsidP="00000000" w:rsidRDefault="00000000" w:rsidRPr="00000000" w14:paraId="00000328">
            <w:pPr>
              <w:ind w:left="40" w:firstLine="0"/>
              <w:rPr>
                <w:sz w:val="18"/>
                <w:szCs w:val="18"/>
              </w:rPr>
            </w:pPr>
            <w:hyperlink r:id="rId60">
              <w:r w:rsidDel="00000000" w:rsidR="00000000" w:rsidRPr="00000000">
                <w:rPr>
                  <w:sz w:val="18"/>
                  <w:szCs w:val="18"/>
                  <w:rtl w:val="0"/>
                </w:rPr>
                <w:t xml:space="preserve">https://app.getguru.com/card/iRXRk7yT/Additional-research-team-member-information-is-incomplete</w:t>
              </w:r>
            </w:hyperlink>
            <w:r w:rsidDel="00000000" w:rsidR="00000000" w:rsidRPr="00000000">
              <w:rPr>
                <w:sz w:val="18"/>
                <w:szCs w:val="18"/>
                <w:rtl w:val="0"/>
              </w:rPr>
              <w:t xml:space="preserve"> </w:t>
            </w:r>
          </w:p>
          <w:p w:rsidR="00000000" w:rsidDel="00000000" w:rsidP="00000000" w:rsidRDefault="00000000" w:rsidRPr="00000000" w14:paraId="00000329">
            <w:pPr>
              <w:ind w:left="40" w:firstLine="0"/>
              <w:rPr>
                <w:sz w:val="18"/>
                <w:szCs w:val="18"/>
              </w:rPr>
            </w:pPr>
            <w:r w:rsidDel="00000000" w:rsidR="00000000" w:rsidRPr="00000000">
              <w:rPr>
                <w:rtl w:val="0"/>
              </w:rPr>
            </w:r>
          </w:p>
          <w:p w:rsidR="00000000" w:rsidDel="00000000" w:rsidP="00000000" w:rsidRDefault="00000000" w:rsidRPr="00000000" w14:paraId="0000032A">
            <w:pPr>
              <w:rPr>
                <w:sz w:val="18"/>
                <w:szCs w:val="18"/>
              </w:rPr>
            </w:pPr>
            <w:r w:rsidDel="00000000" w:rsidR="00000000" w:rsidRPr="00000000">
              <w:rPr>
                <w:sz w:val="18"/>
                <w:szCs w:val="18"/>
                <w:rtl w:val="0"/>
              </w:rPr>
              <w:t xml:space="preserve">2. </w:t>
            </w:r>
            <w:sdt>
              <w:sdtPr>
                <w:id w:val="2086458167"/>
                <w:tag w:val="goog_rdk_237"/>
              </w:sdtPr>
              <w:sdtContent>
                <w:commentRangeStart w:id="11"/>
              </w:sdtContent>
            </w:sdt>
            <w:r w:rsidDel="00000000" w:rsidR="00000000" w:rsidRPr="00000000">
              <w:rPr>
                <w:sz w:val="18"/>
                <w:szCs w:val="18"/>
                <w:rtl w:val="0"/>
              </w:rPr>
              <w:t xml:space="preserve">If PI is also the Statistician and there are no researc</w:t>
            </w:r>
            <w:commentRangeEnd w:id="11"/>
            <w:r w:rsidDel="00000000" w:rsidR="00000000" w:rsidRPr="00000000">
              <w:commentReference w:id="11"/>
            </w:r>
            <w:r w:rsidDel="00000000" w:rsidR="00000000" w:rsidRPr="00000000">
              <w:rPr>
                <w:sz w:val="18"/>
                <w:szCs w:val="18"/>
                <w:rtl w:val="0"/>
              </w:rPr>
              <w:t xml:space="preserve">h team members listed under Additional Researchers: </w:t>
            </w:r>
          </w:p>
          <w:p w:rsidR="00000000" w:rsidDel="00000000" w:rsidP="00000000" w:rsidRDefault="00000000" w:rsidRPr="00000000" w14:paraId="0000032B">
            <w:pPr>
              <w:rPr>
                <w:sz w:val="18"/>
                <w:szCs w:val="18"/>
              </w:rPr>
            </w:pPr>
            <w:hyperlink r:id="rId61">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w:t>
            </w:r>
          </w:p>
          <w:p w:rsidR="00000000" w:rsidDel="00000000" w:rsidP="00000000" w:rsidRDefault="00000000" w:rsidRPr="00000000" w14:paraId="0000032C">
            <w:pPr>
              <w:rPr>
                <w:sz w:val="18"/>
                <w:szCs w:val="18"/>
              </w:rPr>
            </w:pPr>
            <w:r w:rsidDel="00000000" w:rsidR="00000000" w:rsidRPr="00000000">
              <w:rPr>
                <w:sz w:val="18"/>
                <w:szCs w:val="18"/>
                <w:rtl w:val="0"/>
              </w:rPr>
              <w:t xml:space="preserve">In the Research Team tab, please list all research team members who will assist with this project under the 'Additional Researchers' field. Please fill in all required fields for each research team member. </w:t>
            </w:r>
          </w:p>
          <w:p w:rsidR="00000000" w:rsidDel="00000000" w:rsidP="00000000" w:rsidRDefault="00000000" w:rsidRPr="00000000" w14:paraId="0000032D">
            <w:pPr>
              <w:rPr>
                <w:sz w:val="18"/>
                <w:szCs w:val="18"/>
              </w:rPr>
            </w:pPr>
            <w:r w:rsidDel="00000000" w:rsidR="00000000" w:rsidRPr="00000000">
              <w:rPr>
                <w:rtl w:val="0"/>
              </w:rPr>
            </w:r>
          </w:p>
          <w:p w:rsidR="00000000" w:rsidDel="00000000" w:rsidP="00000000" w:rsidRDefault="00000000" w:rsidRPr="00000000" w14:paraId="0000032E">
            <w:pPr>
              <w:rPr>
                <w:sz w:val="18"/>
                <w:szCs w:val="18"/>
              </w:rPr>
            </w:pPr>
            <w:hyperlink r:id="rId62">
              <w:r w:rsidDel="00000000" w:rsidR="00000000" w:rsidRPr="00000000">
                <w:rPr>
                  <w:color w:val="1155cc"/>
                  <w:sz w:val="18"/>
                  <w:szCs w:val="18"/>
                  <w:u w:val="single"/>
                  <w:rtl w:val="0"/>
                </w:rPr>
                <w:t xml:space="preserve">https://app.getguru.com/card/Tjqjk7Lc/PI-is-the-Statistician-and-there-are-no-additional-researchers-there-is-only-1-person-on-the-team</w:t>
              </w:r>
            </w:hyperlink>
            <w:r w:rsidDel="00000000" w:rsidR="00000000" w:rsidRPr="00000000">
              <w:rPr>
                <w:rtl w:val="0"/>
              </w:rPr>
            </w:r>
          </w:p>
          <w:p w:rsidR="00000000" w:rsidDel="00000000" w:rsidP="00000000" w:rsidRDefault="00000000" w:rsidRPr="00000000" w14:paraId="0000032F">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0">
            <w:pPr>
              <w:rPr>
                <w:sz w:val="18"/>
                <w:szCs w:val="18"/>
              </w:rPr>
            </w:pPr>
            <w:r w:rsidDel="00000000" w:rsidR="00000000" w:rsidRPr="00000000">
              <w:rPr>
                <w:sz w:val="18"/>
                <w:szCs w:val="18"/>
                <w:rtl w:val="0"/>
              </w:rPr>
              <w:t xml:space="preserve">Optional section — not required.</w:t>
            </w:r>
          </w:p>
          <w:p w:rsidR="00000000" w:rsidDel="00000000" w:rsidP="00000000" w:rsidRDefault="00000000" w:rsidRPr="00000000" w14:paraId="00000331">
            <w:pPr>
              <w:rPr>
                <w:sz w:val="18"/>
                <w:szCs w:val="18"/>
              </w:rPr>
            </w:pPr>
            <w:r w:rsidDel="00000000" w:rsidR="00000000" w:rsidRPr="00000000">
              <w:rPr>
                <w:sz w:val="18"/>
                <w:szCs w:val="18"/>
                <w:rtl w:val="0"/>
              </w:rPr>
              <w:t xml:space="preserve">Check all additional researchers have</w:t>
            </w:r>
          </w:p>
          <w:p w:rsidR="00000000" w:rsidDel="00000000" w:rsidP="00000000" w:rsidRDefault="00000000" w:rsidRPr="00000000" w14:paraId="00000332">
            <w:pPr>
              <w:rPr>
                <w:sz w:val="18"/>
                <w:szCs w:val="18"/>
              </w:rPr>
            </w:pPr>
            <w:r w:rsidDel="00000000" w:rsidR="00000000" w:rsidRPr="00000000">
              <w:rPr>
                <w:sz w:val="18"/>
                <w:szCs w:val="18"/>
                <w:rtl w:val="0"/>
              </w:rPr>
              <w:t xml:space="preserve">complete info (or n/a / na).</w:t>
            </w:r>
          </w:p>
          <w:p w:rsidR="00000000" w:rsidDel="00000000" w:rsidP="00000000" w:rsidRDefault="00000000" w:rsidRPr="00000000" w14:paraId="00000333">
            <w:pPr>
              <w:rPr>
                <w:sz w:val="18"/>
                <w:szCs w:val="18"/>
              </w:rPr>
            </w:pPr>
            <w:r w:rsidDel="00000000" w:rsidR="00000000" w:rsidRPr="00000000">
              <w:rPr>
                <w:rtl w:val="0"/>
              </w:rPr>
            </w:r>
          </w:p>
          <w:p w:rsidR="00000000" w:rsidDel="00000000" w:rsidP="00000000" w:rsidRDefault="00000000" w:rsidRPr="00000000" w14:paraId="00000334">
            <w:pPr>
              <w:rPr>
                <w:sz w:val="18"/>
                <w:szCs w:val="18"/>
              </w:rPr>
            </w:pPr>
            <w:r w:rsidDel="00000000" w:rsidR="00000000" w:rsidRPr="00000000">
              <w:rPr>
                <w:sz w:val="18"/>
                <w:szCs w:val="18"/>
                <w:rtl w:val="0"/>
              </w:rPr>
              <w:t xml:space="preserve">if any researcher has incomplete fields:</w:t>
            </w:r>
          </w:p>
          <w:p w:rsidR="00000000" w:rsidDel="00000000" w:rsidP="00000000" w:rsidRDefault="00000000" w:rsidRPr="00000000" w14:paraId="00000335">
            <w:pPr>
              <w:rPr>
                <w:sz w:val="18"/>
                <w:szCs w:val="18"/>
              </w:rPr>
            </w:pPr>
            <w:r w:rsidDel="00000000" w:rsidR="00000000" w:rsidRPr="00000000">
              <w:rPr>
                <w:sz w:val="18"/>
                <w:szCs w:val="18"/>
                <w:rtl w:val="0"/>
              </w:rPr>
              <w:t xml:space="preserve">  -&gt; message:</w:t>
            </w:r>
          </w:p>
          <w:p w:rsidR="00000000" w:rsidDel="00000000" w:rsidP="00000000" w:rsidRDefault="00000000" w:rsidRPr="00000000" w14:paraId="00000336">
            <w:pPr>
              <w:rPr>
                <w:sz w:val="18"/>
                <w:szCs w:val="18"/>
              </w:rPr>
            </w:pPr>
            <w:r w:rsidDel="00000000" w:rsidR="00000000" w:rsidRPr="00000000">
              <w:rPr>
                <w:sz w:val="18"/>
                <w:szCs w:val="18"/>
                <w:rtl w:val="0"/>
              </w:rPr>
              <w:t xml:space="preserve">  "In the Research Team tab, under</w:t>
            </w:r>
          </w:p>
          <w:p w:rsidR="00000000" w:rsidDel="00000000" w:rsidP="00000000" w:rsidRDefault="00000000" w:rsidRPr="00000000" w14:paraId="00000337">
            <w:pPr>
              <w:rPr>
                <w:sz w:val="18"/>
                <w:szCs w:val="18"/>
              </w:rPr>
            </w:pPr>
            <w:r w:rsidDel="00000000" w:rsidR="00000000" w:rsidRPr="00000000">
              <w:rPr>
                <w:sz w:val="18"/>
                <w:szCs w:val="18"/>
                <w:rtl w:val="0"/>
              </w:rPr>
              <w:t xml:space="preserve">  Additional Researchers, please update</w:t>
            </w:r>
          </w:p>
          <w:p w:rsidR="00000000" w:rsidDel="00000000" w:rsidP="00000000" w:rsidRDefault="00000000" w:rsidRPr="00000000" w14:paraId="00000338">
            <w:pPr>
              <w:rPr>
                <w:sz w:val="18"/>
                <w:szCs w:val="18"/>
              </w:rPr>
            </w:pPr>
            <w:r w:rsidDel="00000000" w:rsidR="00000000" w:rsidRPr="00000000">
              <w:rPr>
                <w:sz w:val="18"/>
                <w:szCs w:val="18"/>
                <w:rtl w:val="0"/>
              </w:rPr>
              <w:t xml:space="preserve">  all the details for xxx"</w:t>
            </w:r>
          </w:p>
          <w:p w:rsidR="00000000" w:rsidDel="00000000" w:rsidP="00000000" w:rsidRDefault="00000000" w:rsidRPr="00000000" w14:paraId="00000339">
            <w:pPr>
              <w:rPr>
                <w:sz w:val="18"/>
                <w:szCs w:val="18"/>
              </w:rPr>
            </w:pPr>
            <w:r w:rsidDel="00000000" w:rsidR="00000000" w:rsidRPr="00000000">
              <w:rPr>
                <w:rtl w:val="0"/>
              </w:rPr>
            </w:r>
          </w:p>
          <w:p w:rsidR="00000000" w:rsidDel="00000000" w:rsidP="00000000" w:rsidRDefault="00000000" w:rsidRPr="00000000" w14:paraId="0000033A">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3B">
            <w:pPr>
              <w:rPr>
                <w:sz w:val="18"/>
                <w:szCs w:val="18"/>
              </w:rPr>
            </w:pPr>
            <w:r w:rsidDel="00000000" w:rsidR="00000000" w:rsidRPr="00000000">
              <w:rPr>
                <w:sz w:val="18"/>
                <w:szCs w:val="18"/>
                <w:rtl w:val="0"/>
              </w:rPr>
              <w:t xml:space="preserve">     (list of researcher objects)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3E">
            <w:pPr>
              <w:rPr>
                <w:sz w:val="18"/>
                <w:szCs w:val="18"/>
              </w:rPr>
            </w:pPr>
            <w:r w:rsidDel="00000000" w:rsidR="00000000" w:rsidRPr="00000000">
              <w:rPr>
                <w:sz w:val="18"/>
                <w:szCs w:val="18"/>
                <w:rtl w:val="0"/>
              </w:rPr>
              <w:t xml:space="preserve">Email</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3F">
            <w:pPr>
              <w:rPr>
                <w:sz w:val="18"/>
                <w:szCs w:val="18"/>
              </w:rPr>
            </w:pPr>
            <w:r w:rsidDel="00000000" w:rsidR="00000000" w:rsidRPr="00000000">
              <w:rPr>
                <w:sz w:val="18"/>
                <w:szCs w:val="18"/>
                <w:rtl w:val="0"/>
              </w:rPr>
              <w:t xml:space="preserve">Required field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40">
            <w:pPr>
              <w:rPr>
                <w:sz w:val="18"/>
                <w:szCs w:val="18"/>
              </w:rPr>
            </w:pPr>
            <w:r w:rsidDel="00000000" w:rsidR="00000000" w:rsidRPr="00000000">
              <w:rPr>
                <w:sz w:val="18"/>
                <w:szCs w:val="18"/>
                <w:rtl w:val="0"/>
              </w:rPr>
              <w:t xml:space="preserve"> email:</w:t>
            </w:r>
          </w:p>
          <w:p w:rsidR="00000000" w:rsidDel="00000000" w:rsidP="00000000" w:rsidRDefault="00000000" w:rsidRPr="00000000" w14:paraId="00000341">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42">
            <w:pPr>
              <w:rPr>
                <w:sz w:val="18"/>
                <w:szCs w:val="18"/>
              </w:rPr>
            </w:pPr>
            <w:r w:rsidDel="00000000" w:rsidR="00000000" w:rsidRPr="00000000">
              <w:rPr>
                <w:sz w:val="18"/>
                <w:szCs w:val="18"/>
                <w:rtl w:val="0"/>
              </w:rPr>
              <w:t xml:space="preserve">           [n].email</w:t>
            </w:r>
          </w:p>
          <w:p w:rsidR="00000000" w:rsidDel="00000000" w:rsidP="00000000" w:rsidRDefault="00000000" w:rsidRPr="00000000" w14:paraId="00000343">
            <w:pPr>
              <w:rPr>
                <w:sz w:val="18"/>
                <w:szCs w:val="18"/>
              </w:rPr>
            </w:pPr>
            <w:r w:rsidDel="00000000" w:rsidR="00000000" w:rsidRPr="00000000">
              <w:rPr>
                <w:sz w:val="18"/>
                <w:szCs w:val="18"/>
                <w:rtl w:val="0"/>
              </w:rPr>
              <w:t xml:space="preserve">    if blank -&gt; include in message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46">
            <w:pPr>
              <w:rPr>
                <w:sz w:val="18"/>
                <w:szCs w:val="18"/>
              </w:rPr>
            </w:pPr>
            <w:r w:rsidDel="00000000" w:rsidR="00000000" w:rsidRPr="00000000">
              <w:rPr>
                <w:sz w:val="18"/>
                <w:szCs w:val="18"/>
                <w:rtl w:val="0"/>
              </w:rPr>
              <w:t xml:space="preserve">ORCID</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47">
            <w:pPr>
              <w:rPr>
                <w:sz w:val="18"/>
                <w:szCs w:val="18"/>
              </w:rPr>
            </w:pPr>
            <w:r w:rsidDel="00000000" w:rsidR="00000000" w:rsidRPr="00000000">
              <w:rPr>
                <w:sz w:val="18"/>
                <w:szCs w:val="18"/>
                <w:rtl w:val="0"/>
              </w:rPr>
              <w:t xml:space="preserve">OK or B</w:t>
            </w:r>
            <w:r w:rsidDel="00000000" w:rsidR="00000000" w:rsidRPr="00000000">
              <w:rPr>
                <w:sz w:val="18"/>
                <w:szCs w:val="18"/>
                <w:rtl w:val="0"/>
              </w:rPr>
              <w:t xml:space="preserve">LANK</w:t>
            </w:r>
            <w:r w:rsidDel="00000000" w:rsidR="00000000" w:rsidRPr="00000000">
              <w:rPr>
                <w:rtl w:val="0"/>
              </w:rPr>
            </w:r>
          </w:p>
          <w:p w:rsidR="00000000" w:rsidDel="00000000" w:rsidP="00000000" w:rsidRDefault="00000000" w:rsidRPr="00000000" w14:paraId="00000348">
            <w:pPr>
              <w:rPr>
                <w:sz w:val="18"/>
                <w:szCs w:val="18"/>
              </w:rPr>
            </w:pPr>
            <w:r w:rsidDel="00000000" w:rsidR="00000000" w:rsidRPr="00000000">
              <w:rPr>
                <w:sz w:val="18"/>
                <w:szCs w:val="18"/>
                <w:rtl w:val="0"/>
              </w:rPr>
              <w:t xml:space="preserve">If completed, check last name and ID versus </w:t>
            </w:r>
            <w:hyperlink r:id="rId63">
              <w:r w:rsidDel="00000000" w:rsidR="00000000" w:rsidRPr="00000000">
                <w:rPr>
                  <w:color w:val="1155cc"/>
                  <w:sz w:val="18"/>
                  <w:szCs w:val="18"/>
                  <w:u w:val="single"/>
                  <w:rtl w:val="0"/>
                </w:rPr>
                <w:t xml:space="preserve">orcid.org</w:t>
              </w:r>
            </w:hyperlink>
            <w:r w:rsidDel="00000000" w:rsidR="00000000" w:rsidRPr="00000000">
              <w:rPr>
                <w:sz w:val="18"/>
                <w:szCs w:val="18"/>
                <w:rtl w:val="0"/>
              </w:rPr>
              <w:t xml:space="preserve"> </w:t>
            </w:r>
          </w:p>
          <w:p w:rsidR="00000000" w:rsidDel="00000000" w:rsidP="00000000" w:rsidRDefault="00000000" w:rsidRPr="00000000" w14:paraId="00000349">
            <w:pPr>
              <w:rPr>
                <w:sz w:val="18"/>
                <w:szCs w:val="18"/>
              </w:rPr>
            </w:pPr>
            <w:r w:rsidDel="00000000" w:rsidR="00000000" w:rsidRPr="00000000">
              <w:rPr>
                <w:sz w:val="18"/>
                <w:szCs w:val="18"/>
                <w:rtl w:val="0"/>
              </w:rPr>
              <w:t xml:space="preserve">Standard response:</w:t>
            </w:r>
          </w:p>
          <w:p w:rsidR="00000000" w:rsidDel="00000000" w:rsidP="00000000" w:rsidRDefault="00000000" w:rsidRPr="00000000" w14:paraId="0000034A">
            <w:pPr>
              <w:rPr>
                <w:sz w:val="18"/>
                <w:szCs w:val="18"/>
              </w:rPr>
            </w:pPr>
            <w:r w:rsidDel="00000000" w:rsidR="00000000" w:rsidRPr="00000000">
              <w:rPr>
                <w:sz w:val="18"/>
                <w:szCs w:val="18"/>
                <w:rtl w:val="0"/>
              </w:rPr>
              <w:t xml:space="preserve">Please update Dr. XX’s ORCID to match their account on </w:t>
            </w:r>
            <w:hyperlink r:id="rId64">
              <w:r w:rsidDel="00000000" w:rsidR="00000000" w:rsidRPr="00000000">
                <w:rPr>
                  <w:color w:val="1155cc"/>
                  <w:sz w:val="18"/>
                  <w:szCs w:val="18"/>
                  <w:u w:val="single"/>
                  <w:rtl w:val="0"/>
                </w:rPr>
                <w:t xml:space="preserve">orcid.org</w:t>
              </w:r>
            </w:hyperlink>
            <w:r w:rsidDel="00000000" w:rsidR="00000000" w:rsidRPr="00000000">
              <w:rPr>
                <w:rtl w:val="0"/>
              </w:rPr>
            </w:r>
          </w:p>
          <w:p w:rsidR="00000000" w:rsidDel="00000000" w:rsidP="00000000" w:rsidRDefault="00000000" w:rsidRPr="00000000" w14:paraId="0000034B">
            <w:pPr>
              <w:rPr>
                <w:sz w:val="18"/>
                <w:szCs w:val="18"/>
              </w:rPr>
            </w:pPr>
            <w:hyperlink r:id="rId65">
              <w:r w:rsidDel="00000000" w:rsidR="00000000" w:rsidRPr="00000000">
                <w:rPr>
                  <w:color w:val="1155cc"/>
                  <w:sz w:val="18"/>
                  <w:szCs w:val="18"/>
                  <w:u w:val="single"/>
                  <w:rtl w:val="0"/>
                </w:rPr>
                <w:t xml:space="preserve">https://app.getguru.com/card/i69o5EjT/ORCID-provided-doesnt-match-orcidorg</w:t>
              </w:r>
            </w:hyperlink>
            <w:r w:rsidDel="00000000" w:rsidR="00000000" w:rsidRPr="00000000">
              <w:rPr>
                <w:sz w:val="18"/>
                <w:szCs w:val="18"/>
                <w:rtl w:val="0"/>
              </w:rPr>
              <w:t xml:space="preserve"> </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4C">
            <w:pPr>
              <w:rPr>
                <w:sz w:val="18"/>
                <w:szCs w:val="18"/>
              </w:rPr>
            </w:pPr>
            <w:r w:rsidDel="00000000" w:rsidR="00000000" w:rsidRPr="00000000">
              <w:rPr>
                <w:sz w:val="18"/>
                <w:szCs w:val="18"/>
                <w:rtl w:val="0"/>
              </w:rPr>
              <w:t xml:space="preserve"> orcid_id:</w:t>
            </w:r>
          </w:p>
          <w:p w:rsidR="00000000" w:rsidDel="00000000" w:rsidP="00000000" w:rsidRDefault="00000000" w:rsidRPr="00000000" w14:paraId="0000034D">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4E">
            <w:pPr>
              <w:rPr>
                <w:sz w:val="18"/>
                <w:szCs w:val="18"/>
              </w:rPr>
            </w:pPr>
            <w:r w:rsidDel="00000000" w:rsidR="00000000" w:rsidRPr="00000000">
              <w:rPr>
                <w:sz w:val="18"/>
                <w:szCs w:val="18"/>
                <w:rtl w:val="0"/>
              </w:rPr>
              <w:t xml:space="preserve">           [n].orcid_id</w:t>
            </w:r>
          </w:p>
          <w:p w:rsidR="00000000" w:rsidDel="00000000" w:rsidP="00000000" w:rsidRDefault="00000000" w:rsidRPr="00000000" w14:paraId="0000034F">
            <w:pPr>
              <w:rPr>
                <w:sz w:val="18"/>
                <w:szCs w:val="18"/>
              </w:rPr>
            </w:pPr>
            <w:r w:rsidDel="00000000" w:rsidR="00000000" w:rsidRPr="00000000">
              <w:rPr>
                <w:sz w:val="18"/>
                <w:szCs w:val="18"/>
                <w:rtl w:val="0"/>
              </w:rPr>
              <w:t xml:space="preserve">    Optional — OK or Blank, no validation.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52">
            <w:pPr>
              <w:rPr>
                <w:sz w:val="18"/>
                <w:szCs w:val="18"/>
              </w:rPr>
            </w:pPr>
            <w:r w:rsidDel="00000000" w:rsidR="00000000" w:rsidRPr="00000000">
              <w:rPr>
                <w:sz w:val="18"/>
                <w:szCs w:val="18"/>
                <w:rtl w:val="0"/>
              </w:rPr>
              <w:t xml:space="preserve">Position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3">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354">
            <w:pPr>
              <w:rPr>
                <w:sz w:val="18"/>
                <w:szCs w:val="18"/>
              </w:rPr>
            </w:pPr>
            <w:r w:rsidDel="00000000" w:rsidR="00000000" w:rsidRPr="00000000">
              <w:rPr>
                <w:rtl w:val="0"/>
              </w:rPr>
            </w:r>
          </w:p>
          <w:p w:rsidR="00000000" w:rsidDel="00000000" w:rsidP="00000000" w:rsidRDefault="00000000" w:rsidRPr="00000000" w14:paraId="00000355">
            <w:pPr>
              <w:rPr>
                <w:sz w:val="18"/>
                <w:szCs w:val="18"/>
              </w:rPr>
            </w:pPr>
            <w:r w:rsidDel="00000000" w:rsidR="00000000" w:rsidRPr="00000000">
              <w:rPr>
                <w:sz w:val="18"/>
                <w:szCs w:val="18"/>
                <w:rtl w:val="0"/>
              </w:rPr>
              <w:t xml:space="preserve">1. If the Position is identical to the Employer/affiliation, send the message </w:t>
            </w:r>
            <w:hyperlink r:id="rId66">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w:t>
            </w:r>
          </w:p>
          <w:p w:rsidR="00000000" w:rsidDel="00000000" w:rsidP="00000000" w:rsidRDefault="00000000" w:rsidRPr="00000000" w14:paraId="00000356">
            <w:pPr>
              <w:rPr>
                <w:sz w:val="18"/>
                <w:szCs w:val="18"/>
              </w:rPr>
            </w:pPr>
            <w:r w:rsidDel="00000000" w:rsidR="00000000" w:rsidRPr="00000000">
              <w:rPr>
                <w:sz w:val="18"/>
                <w:szCs w:val="18"/>
                <w:rtl w:val="0"/>
              </w:rPr>
              <w:t xml:space="preserve">In the Research Team tab, for Dr. XX’s Position field, please provide their current position at the organization.</w:t>
            </w:r>
          </w:p>
          <w:p w:rsidR="00000000" w:rsidDel="00000000" w:rsidP="00000000" w:rsidRDefault="00000000" w:rsidRPr="00000000" w14:paraId="00000357">
            <w:pPr>
              <w:rPr>
                <w:sz w:val="18"/>
                <w:szCs w:val="18"/>
              </w:rPr>
            </w:pPr>
            <w:hyperlink r:id="rId67">
              <w:r w:rsidDel="00000000" w:rsidR="00000000" w:rsidRPr="00000000">
                <w:rPr>
                  <w:color w:val="1155cc"/>
                  <w:sz w:val="18"/>
                  <w:szCs w:val="18"/>
                  <w:u w:val="single"/>
                  <w:rtl w:val="0"/>
                </w:rPr>
                <w:t xml:space="preserve">https://app.getguru.com/card/c9Eak9Ai/Position-field-is-missing</w:t>
              </w:r>
            </w:hyperlink>
            <w:r w:rsidDel="00000000" w:rsidR="00000000" w:rsidRPr="00000000">
              <w:rPr>
                <w:sz w:val="18"/>
                <w:szCs w:val="18"/>
                <w:rtl w:val="0"/>
              </w:rPr>
              <w:t xml:space="preserve"> </w:t>
            </w:r>
          </w:p>
          <w:p w:rsidR="00000000" w:rsidDel="00000000" w:rsidP="00000000" w:rsidRDefault="00000000" w:rsidRPr="00000000" w14:paraId="00000358">
            <w:pPr>
              <w:rPr>
                <w:sz w:val="18"/>
                <w:szCs w:val="18"/>
              </w:rPr>
            </w:pPr>
            <w:r w:rsidDel="00000000" w:rsidR="00000000" w:rsidRPr="00000000">
              <w:rPr>
                <w:rtl w:val="0"/>
              </w:rPr>
            </w:r>
          </w:p>
          <w:p w:rsidR="00000000" w:rsidDel="00000000" w:rsidP="00000000" w:rsidRDefault="00000000" w:rsidRPr="00000000" w14:paraId="00000359">
            <w:pPr>
              <w:rPr>
                <w:strike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A">
            <w:pPr>
              <w:rPr>
                <w:sz w:val="18"/>
                <w:szCs w:val="18"/>
              </w:rPr>
            </w:pPr>
            <w:r w:rsidDel="00000000" w:rsidR="00000000" w:rsidRPr="00000000">
              <w:rPr>
                <w:sz w:val="18"/>
                <w:szCs w:val="18"/>
                <w:rtl w:val="0"/>
              </w:rPr>
              <w:t xml:space="preserve"> position:</w:t>
            </w:r>
          </w:p>
          <w:p w:rsidR="00000000" w:rsidDel="00000000" w:rsidP="00000000" w:rsidRDefault="00000000" w:rsidRPr="00000000" w14:paraId="0000035B">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5C">
            <w:pPr>
              <w:rPr>
                <w:sz w:val="18"/>
                <w:szCs w:val="18"/>
              </w:rPr>
            </w:pPr>
            <w:r w:rsidDel="00000000" w:rsidR="00000000" w:rsidRPr="00000000">
              <w:rPr>
                <w:sz w:val="18"/>
                <w:szCs w:val="18"/>
                <w:rtl w:val="0"/>
              </w:rPr>
              <w:t xml:space="preserve">           [n].position</w:t>
            </w:r>
          </w:p>
          <w:p w:rsidR="00000000" w:rsidDel="00000000" w:rsidP="00000000" w:rsidRDefault="00000000" w:rsidRPr="00000000" w14:paraId="0000035D">
            <w:pPr>
              <w:rPr>
                <w:sz w:val="18"/>
                <w:szCs w:val="18"/>
              </w:rPr>
            </w:pPr>
            <w:r w:rsidDel="00000000" w:rsidR="00000000" w:rsidRPr="00000000">
              <w:rPr>
                <w:sz w:val="18"/>
                <w:szCs w:val="18"/>
                <w:rtl w:val="0"/>
              </w:rPr>
              <w:t xml:space="preserve">    if blank or n/a -&gt; include in message</w:t>
            </w:r>
          </w:p>
        </w:tc>
      </w:tr>
      <w:tr>
        <w:trPr>
          <w:cantSplit w:val="0"/>
          <w:trHeight w:val="2698.992187500016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sz w:val="18"/>
                <w:szCs w:val="18"/>
                <w:rtl w:val="0"/>
              </w:rPr>
              <w:t xml:space="preserve">Employer, Company, Research Institution or Primary Affiliation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1">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362">
            <w:pPr>
              <w:rPr>
                <w:sz w:val="18"/>
                <w:szCs w:val="18"/>
              </w:rPr>
            </w:pPr>
            <w:r w:rsidDel="00000000" w:rsidR="00000000" w:rsidRPr="00000000">
              <w:rPr>
                <w:rtl w:val="0"/>
              </w:rPr>
            </w:r>
          </w:p>
          <w:p w:rsidR="00000000" w:rsidDel="00000000" w:rsidP="00000000" w:rsidRDefault="00000000" w:rsidRPr="00000000" w14:paraId="00000363">
            <w:pPr>
              <w:rPr>
                <w:sz w:val="18"/>
                <w:szCs w:val="18"/>
              </w:rPr>
            </w:pPr>
            <w:r w:rsidDel="00000000" w:rsidR="00000000" w:rsidRPr="00000000">
              <w:rPr>
                <w:sz w:val="18"/>
                <w:szCs w:val="18"/>
                <w:rtl w:val="0"/>
              </w:rPr>
              <w:t xml:space="preserve">1) Check if the an additional researcher has more than one institution/employer listed </w:t>
            </w:r>
          </w:p>
          <w:p w:rsidR="00000000" w:rsidDel="00000000" w:rsidP="00000000" w:rsidRDefault="00000000" w:rsidRPr="00000000" w14:paraId="00000364">
            <w:pPr>
              <w:rPr>
                <w:sz w:val="18"/>
                <w:szCs w:val="18"/>
              </w:rPr>
            </w:pPr>
            <w:hyperlink r:id="rId68">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For Dr. xx, please confirm the entity that will have legal responsibility for signing their DUA and update their 'Employer, Company, Research Institution or Primary Affiliation' field accordingly.</w:t>
            </w:r>
          </w:p>
          <w:p w:rsidR="00000000" w:rsidDel="00000000" w:rsidP="00000000" w:rsidRDefault="00000000" w:rsidRPr="00000000" w14:paraId="00000365">
            <w:pPr>
              <w:rPr>
                <w:strike w:val="1"/>
              </w:rPr>
            </w:pPr>
            <w:hyperlink r:id="rId69">
              <w:r w:rsidDel="00000000" w:rsidR="00000000" w:rsidRPr="00000000">
                <w:rPr>
                  <w:color w:val="1155cc"/>
                  <w:sz w:val="18"/>
                  <w:szCs w:val="18"/>
                  <w:u w:val="single"/>
                  <w:rtl w:val="0"/>
                </w:rPr>
                <w:t xml:space="preserve">https://app.getguru.com/card/ip9oGpeT/Primary-affiliation-of-research-team-member</w:t>
              </w:r>
            </w:hyperlink>
            <w:r w:rsidDel="00000000" w:rsidR="00000000" w:rsidRPr="00000000">
              <w:rPr>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6">
            <w:pPr>
              <w:rPr>
                <w:sz w:val="18"/>
                <w:szCs w:val="18"/>
              </w:rPr>
            </w:pPr>
            <w:r w:rsidDel="00000000" w:rsidR="00000000" w:rsidRPr="00000000">
              <w:rPr>
                <w:sz w:val="18"/>
                <w:szCs w:val="18"/>
                <w:rtl w:val="0"/>
              </w:rPr>
              <w:t xml:space="preserve"> affiliation:</w:t>
            </w:r>
          </w:p>
          <w:p w:rsidR="00000000" w:rsidDel="00000000" w:rsidP="00000000" w:rsidRDefault="00000000" w:rsidRPr="00000000" w14:paraId="00000367">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68">
            <w:pPr>
              <w:rPr>
                <w:sz w:val="18"/>
                <w:szCs w:val="18"/>
              </w:rPr>
            </w:pPr>
            <w:r w:rsidDel="00000000" w:rsidR="00000000" w:rsidRPr="00000000">
              <w:rPr>
                <w:sz w:val="18"/>
                <w:szCs w:val="18"/>
                <w:rtl w:val="0"/>
              </w:rPr>
              <w:t xml:space="preserve">           [n].affiliation</w:t>
            </w:r>
          </w:p>
          <w:p w:rsidR="00000000" w:rsidDel="00000000" w:rsidP="00000000" w:rsidRDefault="00000000" w:rsidRPr="00000000" w14:paraId="00000369">
            <w:pPr>
              <w:rPr>
                <w:sz w:val="18"/>
                <w:szCs w:val="18"/>
              </w:rPr>
            </w:pPr>
            <w:r w:rsidDel="00000000" w:rsidR="00000000" w:rsidRPr="00000000">
              <w:rPr>
                <w:sz w:val="18"/>
                <w:szCs w:val="18"/>
                <w:rtl w:val="0"/>
              </w:rPr>
              <w:t xml:space="preserve">    if blank -&gt; include in message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A">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B">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6C">
            <w:pPr>
              <w:rPr>
                <w:sz w:val="18"/>
                <w:szCs w:val="18"/>
              </w:rPr>
            </w:pPr>
            <w:r w:rsidDel="00000000" w:rsidR="00000000" w:rsidRPr="00000000">
              <w:rPr>
                <w:sz w:val="18"/>
                <w:szCs w:val="18"/>
                <w:rtl w:val="0"/>
              </w:rPr>
              <w:t xml:space="preserve">Country</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6D">
            <w:pPr>
              <w:rPr/>
            </w:pPr>
            <w:r w:rsidDel="00000000" w:rsidR="00000000" w:rsidRPr="00000000">
              <w:rPr>
                <w:sz w:val="18"/>
                <w:szCs w:val="18"/>
                <w:rtl w:val="0"/>
              </w:rPr>
              <w:t xml:space="preserve">Required - used to check if they are from one of the countries mentioned in the pre-form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6E">
            <w:pPr>
              <w:rPr>
                <w:sz w:val="18"/>
                <w:szCs w:val="18"/>
              </w:rPr>
            </w:pPr>
            <w:r w:rsidDel="00000000" w:rsidR="00000000" w:rsidRPr="00000000">
              <w:rPr>
                <w:sz w:val="18"/>
                <w:szCs w:val="18"/>
                <w:rtl w:val="0"/>
              </w:rPr>
              <w:t xml:space="preserve"> country:</w:t>
            </w:r>
          </w:p>
          <w:p w:rsidR="00000000" w:rsidDel="00000000" w:rsidP="00000000" w:rsidRDefault="00000000" w:rsidRPr="00000000" w14:paraId="0000036F">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70">
            <w:pPr>
              <w:rPr>
                <w:sz w:val="18"/>
                <w:szCs w:val="18"/>
              </w:rPr>
            </w:pPr>
            <w:r w:rsidDel="00000000" w:rsidR="00000000" w:rsidRPr="00000000">
              <w:rPr>
                <w:sz w:val="18"/>
                <w:szCs w:val="18"/>
                <w:rtl w:val="0"/>
              </w:rPr>
              <w:t xml:space="preserve">           [n].country</w:t>
            </w:r>
          </w:p>
          <w:p w:rsidR="00000000" w:rsidDel="00000000" w:rsidP="00000000" w:rsidRDefault="00000000" w:rsidRPr="00000000" w14:paraId="00000371">
            <w:pPr>
              <w:rPr>
                <w:sz w:val="18"/>
                <w:szCs w:val="18"/>
              </w:rPr>
            </w:pPr>
            <w:r w:rsidDel="00000000" w:rsidR="00000000" w:rsidRPr="00000000">
              <w:rPr>
                <w:sz w:val="18"/>
                <w:szCs w:val="18"/>
                <w:rtl w:val="0"/>
              </w:rPr>
              <w:t xml:space="preserve">    if blank -&gt; include in message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sz w:val="18"/>
                <w:szCs w:val="18"/>
                <w:rtl w:val="0"/>
              </w:rPr>
              <w:t xml:space="preserve">Education or 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75">
            <w:pPr>
              <w:rPr>
                <w:sz w:val="18"/>
                <w:szCs w:val="18"/>
              </w:rPr>
            </w:pPr>
            <w:r w:rsidDel="00000000" w:rsidR="00000000" w:rsidRPr="00000000">
              <w:rPr>
                <w:sz w:val="18"/>
                <w:szCs w:val="18"/>
                <w:rtl w:val="0"/>
              </w:rPr>
              <w:t xml:space="preserve">Check it is not ‘n/a’ or ‘na’ </w:t>
            </w:r>
          </w:p>
          <w:sdt>
            <w:sdtPr>
              <w:id w:val="1360297033"/>
              <w:tag w:val="goog_rdk_240"/>
            </w:sdtPr>
            <w:sdtContent>
              <w:p w:rsidR="00000000" w:rsidDel="00000000" w:rsidP="00000000" w:rsidRDefault="00000000" w:rsidRPr="00000000" w14:paraId="00000376">
                <w:pPr>
                  <w:rPr>
                    <w:ins w:author="Catherine D'Arcy" w:id="36" w:date="2026-06-09T11:05:55Z"/>
                    <w:sz w:val="18"/>
                    <w:szCs w:val="18"/>
                  </w:rPr>
                </w:pPr>
                <w:r w:rsidDel="00000000" w:rsidR="00000000" w:rsidRPr="00000000">
                  <w:rPr>
                    <w:sz w:val="18"/>
                    <w:szCs w:val="18"/>
                    <w:rtl w:val="0"/>
                  </w:rPr>
                  <w:t xml:space="preserve">No other check</w:t>
                </w:r>
                <w:sdt>
                  <w:sdtPr>
                    <w:id w:val="1067484686"/>
                    <w:tag w:val="goog_rdk_238"/>
                  </w:sdtPr>
                  <w:sdtContent>
                    <w:commentRangeStart w:id="12"/>
                  </w:sdtContent>
                </w:sdt>
                <w:r w:rsidDel="00000000" w:rsidR="00000000" w:rsidRPr="00000000">
                  <w:rPr>
                    <w:sz w:val="18"/>
                    <w:szCs w:val="18"/>
                    <w:rtl w:val="0"/>
                  </w:rPr>
                  <w:t xml:space="preserve">s ne</w:t>
                </w:r>
                <w:commentRangeEnd w:id="12"/>
                <w:r w:rsidDel="00000000" w:rsidR="00000000" w:rsidRPr="00000000">
                  <w:commentReference w:id="12"/>
                </w:r>
                <w:r w:rsidDel="00000000" w:rsidR="00000000" w:rsidRPr="00000000">
                  <w:rPr>
                    <w:sz w:val="18"/>
                    <w:szCs w:val="18"/>
                    <w:rtl w:val="0"/>
                  </w:rPr>
                  <w:t xml:space="preserve">eded for additional researchers</w:t>
                </w:r>
                <w:sdt>
                  <w:sdtPr>
                    <w:id w:val="997528787"/>
                    <w:tag w:val="goog_rdk_239"/>
                  </w:sdtPr>
                  <w:sdtContent>
                    <w:ins w:author="Catherine D'Arcy" w:id="36" w:date="2026-06-09T11:05:55Z">
                      <w:r w:rsidDel="00000000" w:rsidR="00000000" w:rsidRPr="00000000">
                        <w:rPr>
                          <w:rtl w:val="0"/>
                        </w:rPr>
                      </w:r>
                    </w:ins>
                  </w:sdtContent>
                </w:sdt>
              </w:p>
            </w:sdtContent>
          </w:sdt>
          <w:sdt>
            <w:sdtPr>
              <w:id w:val="-229183420"/>
              <w:tag w:val="goog_rdk_243"/>
            </w:sdtPr>
            <w:sdtContent>
              <w:p w:rsidR="00000000" w:rsidDel="00000000" w:rsidP="00000000" w:rsidRDefault="00000000" w:rsidRPr="00000000" w14:paraId="00000377">
                <w:pPr>
                  <w:ind w:left="40" w:firstLine="0"/>
                  <w:rPr>
                    <w:ins w:author="Catherine D'Arcy" w:id="36" w:date="2026-06-09T11:05:55Z"/>
                    <w:sz w:val="18"/>
                    <w:szCs w:val="18"/>
                    <w:rPrChange w:author="Catherine D'Arcy" w:id="37" w:date="2026-06-09T11:05:55Z">
                      <w:rPr>
                        <w:sz w:val="18"/>
                        <w:szCs w:val="18"/>
                      </w:rPr>
                    </w:rPrChange>
                  </w:rPr>
                </w:pPr>
                <w:sdt>
                  <w:sdtPr>
                    <w:id w:val="1586136204"/>
                    <w:tag w:val="goog_rdk_241"/>
                  </w:sdtPr>
                  <w:sdtContent>
                    <w:ins w:author="Catherine D'Arcy" w:id="36" w:date="2026-06-09T11:05:55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481468503"/>
                        <w:tag w:val="goog_rdk_242"/>
                      </w:sdtPr>
                      <w:sdtContent>
                        <w:ins w:author="Catherine D'Arcy" w:id="36" w:date="2026-06-09T11:05:55Z">
                          <w:r w:rsidDel="00000000" w:rsidR="00000000" w:rsidRPr="00000000">
                            <w:rPr>
                              <w:sz w:val="18"/>
                              <w:szCs w:val="18"/>
                              <w:rtl w:val="0"/>
                              <w:rPrChange w:author="Catherine D'Arcy" w:id="37" w:date="2026-06-09T11:05:55Z">
                                <w:rPr>
                                  <w:sz w:val="18"/>
                                  <w:szCs w:val="18"/>
                                </w:rPr>
                              </w:rPrChange>
                            </w:rPr>
                            <w:t xml:space="preserve">: In the Research Team tab, under Additional Researchers, please update all the details for Dr. xx</w:t>
                          </w:r>
                        </w:ins>
                      </w:sdtContent>
                    </w:sdt>
                    <w:ins w:author="Catherine D'Arcy" w:id="36" w:date="2026-06-09T11:05:55Z"/>
                  </w:sdtContent>
                </w:sdt>
              </w:p>
            </w:sdtContent>
          </w:sdt>
          <w:sdt>
            <w:sdtPr>
              <w:id w:val="461700949"/>
              <w:tag w:val="goog_rdk_246"/>
            </w:sdtPr>
            <w:sdtContent>
              <w:p w:rsidR="00000000" w:rsidDel="00000000" w:rsidP="00000000" w:rsidRDefault="00000000" w:rsidRPr="00000000" w14:paraId="00000378">
                <w:pPr>
                  <w:ind w:left="40" w:firstLine="0"/>
                  <w:rPr>
                    <w:ins w:author="Catherine D'Arcy" w:id="36" w:date="2026-06-09T11:05:55Z"/>
                    <w:sz w:val="18"/>
                    <w:szCs w:val="18"/>
                    <w:rPrChange w:author="Catherine D'Arcy" w:id="37" w:date="2026-06-09T11:05:55Z">
                      <w:rPr>
                        <w:sz w:val="18"/>
                        <w:szCs w:val="18"/>
                      </w:rPr>
                    </w:rPrChange>
                  </w:rPr>
                </w:pPr>
                <w:sdt>
                  <w:sdtPr>
                    <w:id w:val="1713731431"/>
                    <w:tag w:val="goog_rdk_244"/>
                  </w:sdtPr>
                  <w:sdtContent>
                    <w:ins w:author="Catherine D'Arcy" w:id="36" w:date="2026-06-09T11:05:55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color w:val="1155cc"/>
                          <w:sz w:val="18"/>
                          <w:szCs w:val="18"/>
                          <w:u w:val="single"/>
                          <w:rtl w:val="0"/>
                        </w:rPr>
                        <w:t xml:space="preserve">https://app.getguru.com/card/iRXRk7yT/Additional-research-team-member-information-is-incomplete</w:t>
                      </w:r>
                      <w:r w:rsidDel="00000000" w:rsidR="00000000" w:rsidRPr="00000000">
                        <w:fldChar w:fldCharType="end"/>
                      </w:r>
                    </w:ins>
                    <w:sdt>
                      <w:sdtPr>
                        <w:id w:val="-2034346058"/>
                        <w:tag w:val="goog_rdk_245"/>
                      </w:sdtPr>
                      <w:sdtContent>
                        <w:ins w:author="Catherine D'Arcy" w:id="36" w:date="2026-06-09T11:05:55Z">
                          <w:r w:rsidDel="00000000" w:rsidR="00000000" w:rsidRPr="00000000">
                            <w:rPr>
                              <w:sz w:val="18"/>
                              <w:szCs w:val="18"/>
                              <w:rtl w:val="0"/>
                              <w:rPrChange w:author="Catherine D'Arcy" w:id="37" w:date="2026-06-09T11:05:55Z">
                                <w:rPr>
                                  <w:sz w:val="18"/>
                                  <w:szCs w:val="18"/>
                                </w:rPr>
                              </w:rPrChange>
                            </w:rPr>
                            <w:t xml:space="preserve"> </w:t>
                          </w:r>
                        </w:ins>
                      </w:sdtContent>
                    </w:sdt>
                    <w:ins w:author="Catherine D'Arcy" w:id="36" w:date="2026-06-09T11:05:55Z"/>
                  </w:sdtContent>
                </w:sdt>
              </w:p>
            </w:sdtContent>
          </w:sdt>
          <w:sdt>
            <w:sdtPr>
              <w:id w:val="-1916166724"/>
              <w:tag w:val="goog_rdk_248"/>
            </w:sdtPr>
            <w:sdtContent>
              <w:p w:rsidR="00000000" w:rsidDel="00000000" w:rsidP="00000000" w:rsidRDefault="00000000" w:rsidRPr="00000000" w14:paraId="00000379">
                <w:pPr>
                  <w:rPr>
                    <w:sz w:val="18"/>
                    <w:szCs w:val="18"/>
                    <w:rPrChange w:author="Catherine D'Arcy" w:id="37" w:date="2026-06-09T11:05:55Z">
                      <w:rPr/>
                    </w:rPrChange>
                  </w:rPr>
                </w:pPr>
                <w:sdt>
                  <w:sdtPr>
                    <w:id w:val="706946997"/>
                    <w:tag w:val="goog_rdk_247"/>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7A">
            <w:pPr>
              <w:rPr>
                <w:sz w:val="18"/>
                <w:szCs w:val="18"/>
              </w:rPr>
            </w:pPr>
            <w:r w:rsidDel="00000000" w:rsidR="00000000" w:rsidRPr="00000000">
              <w:rPr>
                <w:sz w:val="18"/>
                <w:szCs w:val="18"/>
                <w:rtl w:val="0"/>
              </w:rPr>
              <w:t xml:space="preserve">No active rule checks defined.</w:t>
            </w:r>
          </w:p>
          <w:p w:rsidR="00000000" w:rsidDel="00000000" w:rsidP="00000000" w:rsidRDefault="00000000" w:rsidRPr="00000000" w14:paraId="0000037B">
            <w:pPr>
              <w:rPr>
                <w:sz w:val="18"/>
                <w:szCs w:val="18"/>
              </w:rPr>
            </w:pPr>
            <w:r w:rsidDel="00000000" w:rsidR="00000000" w:rsidRPr="00000000">
              <w:rPr>
                <w:sz w:val="18"/>
                <w:szCs w:val="18"/>
                <w:rtl w:val="0"/>
              </w:rPr>
              <w:t xml:space="preserve">Covered by completeness check in row 27.</w:t>
            </w:r>
          </w:p>
          <w:p w:rsidR="00000000" w:rsidDel="00000000" w:rsidP="00000000" w:rsidRDefault="00000000" w:rsidRPr="00000000" w14:paraId="0000037C">
            <w:pPr>
              <w:rPr>
                <w:sz w:val="18"/>
                <w:szCs w:val="18"/>
              </w:rPr>
            </w:pPr>
            <w:r w:rsidDel="00000000" w:rsidR="00000000" w:rsidRPr="00000000">
              <w:rPr>
                <w:rtl w:val="0"/>
              </w:rPr>
            </w:r>
          </w:p>
          <w:p w:rsidR="00000000" w:rsidDel="00000000" w:rsidP="00000000" w:rsidRDefault="00000000" w:rsidRPr="00000000" w14:paraId="0000037D">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7E">
            <w:pPr>
              <w:rPr>
                <w:sz w:val="18"/>
                <w:szCs w:val="18"/>
              </w:rPr>
            </w:pPr>
            <w:r w:rsidDel="00000000" w:rsidR="00000000" w:rsidRPr="00000000">
              <w:rPr>
                <w:sz w:val="18"/>
                <w:szCs w:val="18"/>
                <w:rtl w:val="0"/>
              </w:rPr>
              <w:t xml:space="preserve">       [n].education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F">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0">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1">
            <w:pPr>
              <w:rPr/>
            </w:pPr>
            <w:r w:rsidDel="00000000" w:rsidR="00000000" w:rsidRPr="00000000">
              <w:rPr>
                <w:sz w:val="18"/>
                <w:szCs w:val="18"/>
                <w:rtl w:val="0"/>
              </w:rPr>
              <w:t xml:space="preserve">Name of the 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809724103"/>
              <w:tag w:val="goog_rdk_255"/>
            </w:sdtPr>
            <w:sdtContent>
              <w:p w:rsidR="00000000" w:rsidDel="00000000" w:rsidP="00000000" w:rsidRDefault="00000000" w:rsidRPr="00000000" w14:paraId="00000382">
                <w:pPr>
                  <w:rPr>
                    <w:ins w:author="Catherine D'Arcy" w:id="38" w:date="2026-06-09T11:06:02Z"/>
                    <w:sz w:val="18"/>
                    <w:szCs w:val="18"/>
                    <w:rPrChange w:author="Catherine D'Arcy" w:id="39" w:date="2026-06-09T11:06:02Z">
                      <w:rPr/>
                    </w:rPrChange>
                  </w:rPr>
                </w:pPr>
                <w:sdt>
                  <w:sdtPr>
                    <w:id w:val="1600050033"/>
                    <w:tag w:val="goog_rdk_250"/>
                  </w:sdtPr>
                  <w:sdtContent>
                    <w:ins w:author="Catherine D'Arcy" w:id="38" w:date="2026-06-09T11:06:02Z"/>
                    <w:sdt>
                      <w:sdtPr>
                        <w:id w:val="1297317405"/>
                        <w:tag w:val="goog_rdk_251"/>
                      </w:sdtPr>
                      <w:sdtContent>
                        <w:ins w:author="Catherine D'Arcy" w:id="38" w:date="2026-06-09T11:06:02Z">
                          <w:r w:rsidDel="00000000" w:rsidR="00000000" w:rsidRPr="00000000">
                            <w:rPr>
                              <w:sz w:val="18"/>
                              <w:szCs w:val="18"/>
                              <w:rtl w:val="0"/>
                              <w:rPrChange w:author="Catherine D'Arcy" w:id="39" w:date="2026-06-09T11:06:02Z">
                                <w:rPr/>
                              </w:rPrChange>
                            </w:rPr>
                            <w:t xml:space="preserve">Check it is not ‘n/a’ or ‘na’ No other check</w:t>
                          </w:r>
                        </w:ins>
                      </w:sdtContent>
                    </w:sdt>
                    <w:ins w:author="Catherine D'Arcy" w:id="38" w:date="2026-06-09T11:06:02Z">
                      <w:sdt>
                        <w:sdtPr>
                          <w:id w:val="210466360"/>
                          <w:tag w:val="goog_rdk_252"/>
                        </w:sdtPr>
                        <w:sdtContent>
                          <w:commentRangeStart w:id="13"/>
                        </w:sdtContent>
                      </w:sdt>
                      <w:sdt>
                        <w:sdtPr>
                          <w:id w:val="2016779870"/>
                          <w:tag w:val="goog_rdk_253"/>
                        </w:sdtPr>
                        <w:sdtContent>
                          <w:r w:rsidDel="00000000" w:rsidR="00000000" w:rsidRPr="00000000">
                            <w:rPr>
                              <w:sz w:val="18"/>
                              <w:szCs w:val="18"/>
                              <w:rtl w:val="0"/>
                              <w:rPrChange w:author="Catherine D'Arcy" w:id="39" w:date="2026-06-09T11:06:02Z">
                                <w:rPr/>
                              </w:rPrChange>
                            </w:rPr>
                            <w:t xml:space="preserve">s ne</w:t>
                          </w:r>
                        </w:sdtContent>
                      </w:sdt>
                      <w:commentRangeEnd w:id="13"/>
                      <w:r w:rsidDel="00000000" w:rsidR="00000000" w:rsidRPr="00000000">
                        <w:commentReference w:id="13"/>
                      </w:r>
                      <w:sdt>
                        <w:sdtPr>
                          <w:id w:val="-195176801"/>
                          <w:tag w:val="goog_rdk_254"/>
                        </w:sdtPr>
                        <w:sdtContent>
                          <w:r w:rsidDel="00000000" w:rsidR="00000000" w:rsidRPr="00000000">
                            <w:rPr>
                              <w:sz w:val="18"/>
                              <w:szCs w:val="18"/>
                              <w:rtl w:val="0"/>
                              <w:rPrChange w:author="Catherine D'Arcy" w:id="39" w:date="2026-06-09T11:06:02Z">
                                <w:rPr/>
                              </w:rPrChange>
                            </w:rPr>
                            <w:t xml:space="preserve">eded for additional researchers</w:t>
                          </w:r>
                        </w:sdtContent>
                      </w:sdt>
                    </w:ins>
                  </w:sdtContent>
                </w:sdt>
              </w:p>
            </w:sdtContent>
          </w:sdt>
          <w:sdt>
            <w:sdtPr>
              <w:id w:val="-248560192"/>
              <w:tag w:val="goog_rdk_258"/>
            </w:sdtPr>
            <w:sdtContent>
              <w:p w:rsidR="00000000" w:rsidDel="00000000" w:rsidP="00000000" w:rsidRDefault="00000000" w:rsidRPr="00000000" w14:paraId="00000383">
                <w:pPr>
                  <w:ind w:left="40" w:firstLine="0"/>
                  <w:rPr>
                    <w:ins w:author="Catherine D'Arcy" w:id="38" w:date="2026-06-09T11:06:02Z"/>
                    <w:sz w:val="18"/>
                    <w:szCs w:val="18"/>
                    <w:rPrChange w:author="Catherine D'Arcy" w:id="39" w:date="2026-06-09T11:06:02Z">
                      <w:rPr/>
                    </w:rPrChange>
                  </w:rPr>
                </w:pPr>
                <w:sdt>
                  <w:sdtPr>
                    <w:id w:val="-1879196011"/>
                    <w:tag w:val="goog_rdk_256"/>
                  </w:sdtPr>
                  <w:sdtContent>
                    <w:ins w:author="Catherine D'Arcy" w:id="38" w:date="2026-06-09T11:06:02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1292572226"/>
                        <w:tag w:val="goog_rdk_257"/>
                      </w:sdtPr>
                      <w:sdtContent>
                        <w:ins w:author="Catherine D'Arcy" w:id="38" w:date="2026-06-09T11:06:02Z">
                          <w:r w:rsidDel="00000000" w:rsidR="00000000" w:rsidRPr="00000000">
                            <w:rPr>
                              <w:sz w:val="18"/>
                              <w:szCs w:val="18"/>
                              <w:rtl w:val="0"/>
                              <w:rPrChange w:author="Catherine D'Arcy" w:id="39" w:date="2026-06-09T11:06:02Z">
                                <w:rPr/>
                              </w:rPrChange>
                            </w:rPr>
                            <w:t xml:space="preserve">: In the Research Team tab, under Additional Researchers, please update all the details for Dr. xx</w:t>
                          </w:r>
                        </w:ins>
                      </w:sdtContent>
                    </w:sdt>
                    <w:ins w:author="Catherine D'Arcy" w:id="38" w:date="2026-06-09T11:06:02Z"/>
                  </w:sdtContent>
                </w:sdt>
              </w:p>
            </w:sdtContent>
          </w:sdt>
          <w:sdt>
            <w:sdtPr>
              <w:id w:val="-1704867992"/>
              <w:tag w:val="goog_rdk_261"/>
            </w:sdtPr>
            <w:sdtContent>
              <w:p w:rsidR="00000000" w:rsidDel="00000000" w:rsidP="00000000" w:rsidRDefault="00000000" w:rsidRPr="00000000" w14:paraId="00000384">
                <w:pPr>
                  <w:ind w:left="40" w:firstLine="0"/>
                  <w:rPr>
                    <w:ins w:author="Catherine D'Arcy" w:id="38" w:date="2026-06-09T11:06:02Z"/>
                    <w:sz w:val="18"/>
                    <w:szCs w:val="18"/>
                    <w:rPrChange w:author="Catherine D'Arcy" w:id="39" w:date="2026-06-09T11:06:02Z">
                      <w:rPr/>
                    </w:rPrChange>
                  </w:rPr>
                </w:pPr>
                <w:sdt>
                  <w:sdtPr>
                    <w:id w:val="1794780713"/>
                    <w:tag w:val="goog_rdk_259"/>
                  </w:sdtPr>
                  <w:sdtContent>
                    <w:ins w:author="Catherine D'Arcy" w:id="38" w:date="2026-06-09T11:06:02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color w:val="1155cc"/>
                          <w:sz w:val="18"/>
                          <w:szCs w:val="18"/>
                          <w:u w:val="single"/>
                          <w:rtl w:val="0"/>
                        </w:rPr>
                        <w:t xml:space="preserve">https://app.getguru.com/card/iRXRk7yT/Additional-research-team-member-information-is-incomplete</w:t>
                      </w:r>
                      <w:r w:rsidDel="00000000" w:rsidR="00000000" w:rsidRPr="00000000">
                        <w:fldChar w:fldCharType="end"/>
                      </w:r>
                    </w:ins>
                    <w:sdt>
                      <w:sdtPr>
                        <w:id w:val="506522443"/>
                        <w:tag w:val="goog_rdk_260"/>
                      </w:sdtPr>
                      <w:sdtContent>
                        <w:ins w:author="Catherine D'Arcy" w:id="38" w:date="2026-06-09T11:06:02Z">
                          <w:r w:rsidDel="00000000" w:rsidR="00000000" w:rsidRPr="00000000">
                            <w:rPr>
                              <w:sz w:val="18"/>
                              <w:szCs w:val="18"/>
                              <w:rtl w:val="0"/>
                              <w:rPrChange w:author="Catherine D'Arcy" w:id="39" w:date="2026-06-09T11:06:02Z">
                                <w:rPr/>
                              </w:rPrChange>
                            </w:rPr>
                            <w:t xml:space="preserve">  </w:t>
                          </w:r>
                        </w:ins>
                      </w:sdtContent>
                    </w:sdt>
                    <w:ins w:author="Catherine D'Arcy" w:id="38" w:date="2026-06-09T11:06:02Z"/>
                  </w:sdtContent>
                </w:sdt>
              </w:p>
            </w:sdtContent>
          </w:sdt>
          <w:sdt>
            <w:sdtPr>
              <w:id w:val="1778385580"/>
              <w:tag w:val="goog_rdk_266"/>
            </w:sdtPr>
            <w:sdtContent>
              <w:p w:rsidR="00000000" w:rsidDel="00000000" w:rsidP="00000000" w:rsidRDefault="00000000" w:rsidRPr="00000000" w14:paraId="00000385">
                <w:pPr>
                  <w:rPr>
                    <w:sz w:val="18"/>
                    <w:szCs w:val="18"/>
                    <w:rPrChange w:author="Catherine D'Arcy" w:id="39" w:date="2026-06-09T11:06:02Z">
                      <w:rPr/>
                    </w:rPrChange>
                  </w:rPr>
                </w:pPr>
                <w:sdt>
                  <w:sdtPr>
                    <w:id w:val="611552709"/>
                    <w:tag w:val="goog_rdk_263"/>
                  </w:sdtPr>
                  <w:sdtContent>
                    <w:del w:author="Catherine D'Arcy" w:id="38" w:date="2026-06-09T11:06:02Z"/>
                    <w:sdt>
                      <w:sdtPr>
                        <w:id w:val="-728173200"/>
                        <w:tag w:val="goog_rdk_264"/>
                      </w:sdtPr>
                      <w:sdtContent>
                        <w:del w:author="Catherine D'Arcy" w:id="38" w:date="2026-06-09T11:06:02Z">
                          <w:r w:rsidDel="00000000" w:rsidR="00000000" w:rsidRPr="00000000">
                            <w:rPr>
                              <w:sz w:val="18"/>
                              <w:szCs w:val="18"/>
                              <w:rtl w:val="0"/>
                              <w:rPrChange w:author="Catherine D'Arcy" w:id="39" w:date="2026-06-09T11:06:02Z">
                                <w:rPr>
                                  <w:sz w:val="18"/>
                                  <w:szCs w:val="18"/>
                                </w:rPr>
                              </w:rPrChange>
                            </w:rPr>
                            <w:delText xml:space="preserve">No checks needed for additional researchers</w:delText>
                          </w:r>
                        </w:del>
                      </w:sdtContent>
                    </w:sdt>
                    <w:del w:author="Catherine D'Arcy" w:id="38" w:date="2026-06-09T11:06:02Z"/>
                  </w:sdtContent>
                </w:sdt>
                <w:sdt>
                  <w:sdtPr>
                    <w:id w:val="-2071978753"/>
                    <w:tag w:val="goog_rdk_265"/>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6">
            <w:pPr>
              <w:rPr>
                <w:sz w:val="18"/>
                <w:szCs w:val="18"/>
              </w:rPr>
            </w:pPr>
            <w:r w:rsidDel="00000000" w:rsidR="00000000" w:rsidRPr="00000000">
              <w:rPr>
                <w:sz w:val="18"/>
                <w:szCs w:val="18"/>
                <w:rtl w:val="0"/>
              </w:rPr>
              <w:t xml:space="preserve">No active rule checks defined.</w:t>
            </w:r>
          </w:p>
          <w:p w:rsidR="00000000" w:rsidDel="00000000" w:rsidP="00000000" w:rsidRDefault="00000000" w:rsidRPr="00000000" w14:paraId="00000387">
            <w:pPr>
              <w:rPr>
                <w:sz w:val="18"/>
                <w:szCs w:val="18"/>
              </w:rPr>
            </w:pPr>
            <w:r w:rsidDel="00000000" w:rsidR="00000000" w:rsidRPr="00000000">
              <w:rPr>
                <w:rtl w:val="0"/>
              </w:rPr>
            </w:r>
          </w:p>
          <w:p w:rsidR="00000000" w:rsidDel="00000000" w:rsidP="00000000" w:rsidRDefault="00000000" w:rsidRPr="00000000" w14:paraId="00000388">
            <w:pPr>
              <w:rPr>
                <w:sz w:val="18"/>
                <w:szCs w:val="18"/>
              </w:rPr>
            </w:pPr>
            <w:r w:rsidDel="00000000" w:rsidR="00000000" w:rsidRPr="00000000">
              <w:rPr>
                <w:rtl w:val="0"/>
              </w:rPr>
            </w:r>
          </w:p>
          <w:p w:rsidR="00000000" w:rsidDel="00000000" w:rsidP="00000000" w:rsidRDefault="00000000" w:rsidRPr="00000000" w14:paraId="00000389">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8A">
            <w:pPr>
              <w:rPr>
                <w:sz w:val="18"/>
                <w:szCs w:val="18"/>
              </w:rPr>
            </w:pPr>
            <w:r w:rsidDel="00000000" w:rsidR="00000000" w:rsidRPr="00000000">
              <w:rPr>
                <w:sz w:val="18"/>
                <w:szCs w:val="18"/>
                <w:rtl w:val="0"/>
              </w:rPr>
              <w:t xml:space="preserve">       [n].degree_name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sz w:val="18"/>
                <w:szCs w:val="18"/>
                <w:rtl w:val="0"/>
              </w:rPr>
              <w:t xml:space="preserve">Education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066663181"/>
              <w:tag w:val="goog_rdk_273"/>
            </w:sdtPr>
            <w:sdtContent>
              <w:p w:rsidR="00000000" w:rsidDel="00000000" w:rsidP="00000000" w:rsidRDefault="00000000" w:rsidRPr="00000000" w14:paraId="0000038E">
                <w:pPr>
                  <w:rPr>
                    <w:ins w:author="Catherine D'Arcy" w:id="40" w:date="2026-06-09T11:06:06Z"/>
                    <w:sz w:val="18"/>
                    <w:szCs w:val="18"/>
                    <w:rPrChange w:author="Catherine D'Arcy" w:id="41" w:date="2026-06-09T11:06:06Z">
                      <w:rPr/>
                    </w:rPrChange>
                  </w:rPr>
                </w:pPr>
                <w:sdt>
                  <w:sdtPr>
                    <w:id w:val="445575064"/>
                    <w:tag w:val="goog_rdk_268"/>
                  </w:sdtPr>
                  <w:sdtContent>
                    <w:ins w:author="Catherine D'Arcy" w:id="40" w:date="2026-06-09T11:06:06Z"/>
                    <w:sdt>
                      <w:sdtPr>
                        <w:id w:val="-1771105287"/>
                        <w:tag w:val="goog_rdk_269"/>
                      </w:sdtPr>
                      <w:sdtContent>
                        <w:ins w:author="Catherine D'Arcy" w:id="40" w:date="2026-06-09T11:06:06Z">
                          <w:r w:rsidDel="00000000" w:rsidR="00000000" w:rsidRPr="00000000">
                            <w:rPr>
                              <w:sz w:val="18"/>
                              <w:szCs w:val="18"/>
                              <w:rtl w:val="0"/>
                              <w:rPrChange w:author="Catherine D'Arcy" w:id="41" w:date="2026-06-09T11:06:06Z">
                                <w:rPr/>
                              </w:rPrChange>
                            </w:rPr>
                            <w:t xml:space="preserve">Check it is not ‘n/a’ or ‘na’ No other check</w:t>
                          </w:r>
                        </w:ins>
                      </w:sdtContent>
                    </w:sdt>
                    <w:ins w:author="Catherine D'Arcy" w:id="40" w:date="2026-06-09T11:06:06Z">
                      <w:sdt>
                        <w:sdtPr>
                          <w:id w:val="-189222271"/>
                          <w:tag w:val="goog_rdk_270"/>
                        </w:sdtPr>
                        <w:sdtContent>
                          <w:commentRangeStart w:id="14"/>
                        </w:sdtContent>
                      </w:sdt>
                      <w:sdt>
                        <w:sdtPr>
                          <w:id w:val="1583667107"/>
                          <w:tag w:val="goog_rdk_271"/>
                        </w:sdtPr>
                        <w:sdtContent>
                          <w:r w:rsidDel="00000000" w:rsidR="00000000" w:rsidRPr="00000000">
                            <w:rPr>
                              <w:sz w:val="18"/>
                              <w:szCs w:val="18"/>
                              <w:rtl w:val="0"/>
                              <w:rPrChange w:author="Catherine D'Arcy" w:id="41" w:date="2026-06-09T11:06:06Z">
                                <w:rPr/>
                              </w:rPrChange>
                            </w:rPr>
                            <w:t xml:space="preserve">s ne</w:t>
                          </w:r>
                        </w:sdtContent>
                      </w:sdt>
                      <w:commentRangeEnd w:id="14"/>
                      <w:r w:rsidDel="00000000" w:rsidR="00000000" w:rsidRPr="00000000">
                        <w:commentReference w:id="14"/>
                      </w:r>
                      <w:sdt>
                        <w:sdtPr>
                          <w:id w:val="832229613"/>
                          <w:tag w:val="goog_rdk_272"/>
                        </w:sdtPr>
                        <w:sdtContent>
                          <w:r w:rsidDel="00000000" w:rsidR="00000000" w:rsidRPr="00000000">
                            <w:rPr>
                              <w:sz w:val="18"/>
                              <w:szCs w:val="18"/>
                              <w:rtl w:val="0"/>
                              <w:rPrChange w:author="Catherine D'Arcy" w:id="41" w:date="2026-06-09T11:06:06Z">
                                <w:rPr/>
                              </w:rPrChange>
                            </w:rPr>
                            <w:t xml:space="preserve">eded for additional researchers</w:t>
                          </w:r>
                        </w:sdtContent>
                      </w:sdt>
                    </w:ins>
                  </w:sdtContent>
                </w:sdt>
              </w:p>
            </w:sdtContent>
          </w:sdt>
          <w:sdt>
            <w:sdtPr>
              <w:id w:val="2028917338"/>
              <w:tag w:val="goog_rdk_276"/>
            </w:sdtPr>
            <w:sdtContent>
              <w:p w:rsidR="00000000" w:rsidDel="00000000" w:rsidP="00000000" w:rsidRDefault="00000000" w:rsidRPr="00000000" w14:paraId="0000038F">
                <w:pPr>
                  <w:ind w:left="40" w:firstLine="0"/>
                  <w:rPr>
                    <w:ins w:author="Catherine D'Arcy" w:id="40" w:date="2026-06-09T11:06:06Z"/>
                    <w:sz w:val="18"/>
                    <w:szCs w:val="18"/>
                    <w:rPrChange w:author="Catherine D'Arcy" w:id="41" w:date="2026-06-09T11:06:06Z">
                      <w:rPr/>
                    </w:rPrChange>
                  </w:rPr>
                </w:pPr>
                <w:sdt>
                  <w:sdtPr>
                    <w:id w:val="-1480003356"/>
                    <w:tag w:val="goog_rdk_274"/>
                  </w:sdtPr>
                  <w:sdtContent>
                    <w:ins w:author="Catherine D'Arcy" w:id="40" w:date="2026-06-09T11:06:06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279447569"/>
                        <w:tag w:val="goog_rdk_275"/>
                      </w:sdtPr>
                      <w:sdtContent>
                        <w:ins w:author="Catherine D'Arcy" w:id="40" w:date="2026-06-09T11:06:06Z">
                          <w:r w:rsidDel="00000000" w:rsidR="00000000" w:rsidRPr="00000000">
                            <w:rPr>
                              <w:sz w:val="18"/>
                              <w:szCs w:val="18"/>
                              <w:rtl w:val="0"/>
                              <w:rPrChange w:author="Catherine D'Arcy" w:id="41" w:date="2026-06-09T11:06:06Z">
                                <w:rPr/>
                              </w:rPrChange>
                            </w:rPr>
                            <w:t xml:space="preserve">: In the Research Team tab, under Additional Researchers, please update all the details for Dr. xx</w:t>
                          </w:r>
                        </w:ins>
                      </w:sdtContent>
                    </w:sdt>
                    <w:ins w:author="Catherine D'Arcy" w:id="40" w:date="2026-06-09T11:06:06Z"/>
                  </w:sdtContent>
                </w:sdt>
              </w:p>
            </w:sdtContent>
          </w:sdt>
          <w:sdt>
            <w:sdtPr>
              <w:id w:val="-457039333"/>
              <w:tag w:val="goog_rdk_279"/>
            </w:sdtPr>
            <w:sdtContent>
              <w:p w:rsidR="00000000" w:rsidDel="00000000" w:rsidP="00000000" w:rsidRDefault="00000000" w:rsidRPr="00000000" w14:paraId="00000390">
                <w:pPr>
                  <w:ind w:left="40" w:firstLine="0"/>
                  <w:rPr>
                    <w:ins w:author="Catherine D'Arcy" w:id="40" w:date="2026-06-09T11:06:06Z"/>
                    <w:sz w:val="18"/>
                    <w:szCs w:val="18"/>
                    <w:rPrChange w:author="Catherine D'Arcy" w:id="41" w:date="2026-06-09T11:06:06Z">
                      <w:rPr/>
                    </w:rPrChange>
                  </w:rPr>
                </w:pPr>
                <w:sdt>
                  <w:sdtPr>
                    <w:id w:val="1793878984"/>
                    <w:tag w:val="goog_rdk_277"/>
                  </w:sdtPr>
                  <w:sdtContent>
                    <w:ins w:author="Catherine D'Arcy" w:id="40" w:date="2026-06-09T11:06:06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color w:val="1155cc"/>
                          <w:sz w:val="18"/>
                          <w:szCs w:val="18"/>
                          <w:u w:val="single"/>
                          <w:rtl w:val="0"/>
                        </w:rPr>
                        <w:t xml:space="preserve">https://app.getguru.com/card/iRXRk7yT/Additional-research-team-member-information-is-incomplete</w:t>
                      </w:r>
                      <w:r w:rsidDel="00000000" w:rsidR="00000000" w:rsidRPr="00000000">
                        <w:fldChar w:fldCharType="end"/>
                      </w:r>
                    </w:ins>
                    <w:sdt>
                      <w:sdtPr>
                        <w:id w:val="49493948"/>
                        <w:tag w:val="goog_rdk_278"/>
                      </w:sdtPr>
                      <w:sdtContent>
                        <w:ins w:author="Catherine D'Arcy" w:id="40" w:date="2026-06-09T11:06:06Z">
                          <w:r w:rsidDel="00000000" w:rsidR="00000000" w:rsidRPr="00000000">
                            <w:rPr>
                              <w:sz w:val="18"/>
                              <w:szCs w:val="18"/>
                              <w:rtl w:val="0"/>
                              <w:rPrChange w:author="Catherine D'Arcy" w:id="41" w:date="2026-06-09T11:06:06Z">
                                <w:rPr/>
                              </w:rPrChange>
                            </w:rPr>
                            <w:t xml:space="preserve"> </w:t>
                          </w:r>
                        </w:ins>
                      </w:sdtContent>
                    </w:sdt>
                    <w:ins w:author="Catherine D'Arcy" w:id="40" w:date="2026-06-09T11:06:06Z"/>
                  </w:sdtContent>
                </w:sdt>
              </w:p>
            </w:sdtContent>
          </w:sdt>
          <w:sdt>
            <w:sdtPr>
              <w:id w:val="-834319100"/>
              <w:tag w:val="goog_rdk_284"/>
            </w:sdtPr>
            <w:sdtContent>
              <w:p w:rsidR="00000000" w:rsidDel="00000000" w:rsidP="00000000" w:rsidRDefault="00000000" w:rsidRPr="00000000" w14:paraId="00000391">
                <w:pPr>
                  <w:rPr>
                    <w:sz w:val="18"/>
                    <w:szCs w:val="18"/>
                    <w:rPrChange w:author="Catherine D'Arcy" w:id="41" w:date="2026-06-09T11:06:06Z">
                      <w:rPr/>
                    </w:rPrChange>
                  </w:rPr>
                </w:pPr>
                <w:sdt>
                  <w:sdtPr>
                    <w:id w:val="-1346813812"/>
                    <w:tag w:val="goog_rdk_281"/>
                  </w:sdtPr>
                  <w:sdtContent>
                    <w:del w:author="Catherine D'Arcy" w:id="40" w:date="2026-06-09T11:06:06Z"/>
                    <w:sdt>
                      <w:sdtPr>
                        <w:id w:val="-1436646687"/>
                        <w:tag w:val="goog_rdk_282"/>
                      </w:sdtPr>
                      <w:sdtContent>
                        <w:del w:author="Catherine D'Arcy" w:id="40" w:date="2026-06-09T11:06:06Z">
                          <w:r w:rsidDel="00000000" w:rsidR="00000000" w:rsidRPr="00000000">
                            <w:rPr>
                              <w:sz w:val="18"/>
                              <w:szCs w:val="18"/>
                              <w:rtl w:val="0"/>
                              <w:rPrChange w:author="Catherine D'Arcy" w:id="41" w:date="2026-06-09T11:06:06Z">
                                <w:rPr>
                                  <w:sz w:val="18"/>
                                  <w:szCs w:val="18"/>
                                </w:rPr>
                              </w:rPrChange>
                            </w:rPr>
                            <w:delText xml:space="preserve">No checks needed for additional researchers</w:delText>
                          </w:r>
                        </w:del>
                      </w:sdtContent>
                    </w:sdt>
                    <w:del w:author="Catherine D'Arcy" w:id="40" w:date="2026-06-09T11:06:06Z"/>
                  </w:sdtContent>
                </w:sdt>
                <w:sdt>
                  <w:sdtPr>
                    <w:id w:val="-1574433406"/>
                    <w:tag w:val="goog_rdk_283"/>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92">
            <w:pPr>
              <w:rPr>
                <w:sz w:val="18"/>
                <w:szCs w:val="18"/>
              </w:rPr>
            </w:pPr>
            <w:r w:rsidDel="00000000" w:rsidR="00000000" w:rsidRPr="00000000">
              <w:rPr>
                <w:sz w:val="18"/>
                <w:szCs w:val="18"/>
                <w:rtl w:val="0"/>
              </w:rPr>
              <w:t xml:space="preserve">No active rule checks defined.</w:t>
            </w:r>
          </w:p>
          <w:p w:rsidR="00000000" w:rsidDel="00000000" w:rsidP="00000000" w:rsidRDefault="00000000" w:rsidRPr="00000000" w14:paraId="00000393">
            <w:pPr>
              <w:rPr>
                <w:sz w:val="18"/>
                <w:szCs w:val="18"/>
              </w:rPr>
            </w:pPr>
            <w:r w:rsidDel="00000000" w:rsidR="00000000" w:rsidRPr="00000000">
              <w:rPr>
                <w:rtl w:val="0"/>
              </w:rPr>
            </w:r>
          </w:p>
          <w:p w:rsidR="00000000" w:rsidDel="00000000" w:rsidP="00000000" w:rsidRDefault="00000000" w:rsidRPr="00000000" w14:paraId="00000394">
            <w:pPr>
              <w:rPr>
                <w:sz w:val="18"/>
                <w:szCs w:val="18"/>
              </w:rPr>
            </w:pPr>
            <w:r w:rsidDel="00000000" w:rsidR="00000000" w:rsidRPr="00000000">
              <w:rPr>
                <w:rtl w:val="0"/>
              </w:rPr>
            </w:r>
          </w:p>
          <w:p w:rsidR="00000000" w:rsidDel="00000000" w:rsidP="00000000" w:rsidRDefault="00000000" w:rsidRPr="00000000" w14:paraId="00000395">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96">
            <w:pPr>
              <w:rPr>
                <w:sz w:val="18"/>
                <w:szCs w:val="18"/>
              </w:rPr>
            </w:pPr>
            <w:r w:rsidDel="00000000" w:rsidR="00000000" w:rsidRPr="00000000">
              <w:rPr>
                <w:sz w:val="18"/>
                <w:szCs w:val="18"/>
                <w:rtl w:val="0"/>
              </w:rPr>
              <w:t xml:space="preserve">       [n].degree_institution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sz w:val="18"/>
                <w:szCs w:val="18"/>
                <w:rtl w:val="0"/>
              </w:rPr>
              <w:t xml:space="preserve">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A">
            <w:pPr>
              <w:rPr>
                <w:sz w:val="18"/>
                <w:szCs w:val="18"/>
              </w:rPr>
            </w:pPr>
            <w:r w:rsidDel="00000000" w:rsidR="00000000" w:rsidRPr="00000000">
              <w:rPr>
                <w:sz w:val="18"/>
                <w:szCs w:val="18"/>
                <w:rtl w:val="0"/>
              </w:rPr>
              <w:t xml:space="preserve">Check it is not ‘n/a’ or ‘na’ No other check</w:t>
            </w:r>
            <w:sdt>
              <w:sdtPr>
                <w:id w:val="-741532349"/>
                <w:tag w:val="goog_rdk_285"/>
              </w:sdtPr>
              <w:sdtContent>
                <w:commentRangeStart w:id="15"/>
              </w:sdtContent>
            </w:sdt>
            <w:r w:rsidDel="00000000" w:rsidR="00000000" w:rsidRPr="00000000">
              <w:rPr>
                <w:sz w:val="18"/>
                <w:szCs w:val="18"/>
                <w:rtl w:val="0"/>
              </w:rPr>
              <w:t xml:space="preserve">s ne</w:t>
            </w:r>
            <w:commentRangeEnd w:id="15"/>
            <w:r w:rsidDel="00000000" w:rsidR="00000000" w:rsidRPr="00000000">
              <w:commentReference w:id="15"/>
            </w:r>
            <w:r w:rsidDel="00000000" w:rsidR="00000000" w:rsidRPr="00000000">
              <w:rPr>
                <w:sz w:val="18"/>
                <w:szCs w:val="18"/>
                <w:rtl w:val="0"/>
              </w:rPr>
              <w:t xml:space="preserve">eded for additional researchers</w:t>
            </w:r>
          </w:p>
          <w:p w:rsidR="00000000" w:rsidDel="00000000" w:rsidP="00000000" w:rsidRDefault="00000000" w:rsidRPr="00000000" w14:paraId="0000039B">
            <w:pPr>
              <w:ind w:left="40" w:firstLine="0"/>
              <w:rPr>
                <w:sz w:val="18"/>
                <w:szCs w:val="18"/>
              </w:rPr>
            </w:pPr>
            <w:hyperlink r:id="rId70">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Team tab, under Additional Researchers, please update all the details for Dr. xx </w:t>
            </w:r>
          </w:p>
          <w:p w:rsidR="00000000" w:rsidDel="00000000" w:rsidP="00000000" w:rsidRDefault="00000000" w:rsidRPr="00000000" w14:paraId="0000039C">
            <w:pPr>
              <w:ind w:left="40" w:firstLine="0"/>
              <w:rPr>
                <w:sz w:val="18"/>
                <w:szCs w:val="18"/>
              </w:rPr>
            </w:pPr>
            <w:hyperlink r:id="rId71">
              <w:r w:rsidDel="00000000" w:rsidR="00000000" w:rsidRPr="00000000">
                <w:rPr>
                  <w:color w:val="1155cc"/>
                  <w:sz w:val="18"/>
                  <w:szCs w:val="18"/>
                  <w:u w:val="single"/>
                  <w:rtl w:val="0"/>
                </w:rPr>
                <w:t xml:space="preserve">https://app.getguru.com/card/iRXRk7yT/Additional-research-team-member-information-is-incomplete</w:t>
              </w:r>
            </w:hyperlink>
            <w:r w:rsidDel="00000000" w:rsidR="00000000" w:rsidRPr="00000000">
              <w:rPr>
                <w:sz w:val="18"/>
                <w:szCs w:val="18"/>
                <w:rtl w:val="0"/>
              </w:rPr>
              <w:t xml:space="preserv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sz w:val="18"/>
                <w:szCs w:val="18"/>
              </w:rPr>
            </w:pPr>
            <w:r w:rsidDel="00000000" w:rsidR="00000000" w:rsidRPr="00000000">
              <w:rPr>
                <w:sz w:val="18"/>
                <w:szCs w:val="18"/>
                <w:rtl w:val="0"/>
              </w:rPr>
              <w:t xml:space="preserve">No active rule checks defined.</w:t>
            </w:r>
          </w:p>
          <w:p w:rsidR="00000000" w:rsidDel="00000000" w:rsidP="00000000" w:rsidRDefault="00000000" w:rsidRPr="00000000" w14:paraId="0000039E">
            <w:pPr>
              <w:rPr>
                <w:sz w:val="18"/>
                <w:szCs w:val="18"/>
              </w:rPr>
            </w:pPr>
            <w:r w:rsidDel="00000000" w:rsidR="00000000" w:rsidRPr="00000000">
              <w:rPr>
                <w:rtl w:val="0"/>
              </w:rPr>
            </w:r>
          </w:p>
          <w:p w:rsidR="00000000" w:rsidDel="00000000" w:rsidP="00000000" w:rsidRDefault="00000000" w:rsidRPr="00000000" w14:paraId="0000039F">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A0">
            <w:pPr>
              <w:rPr>
                <w:sz w:val="18"/>
                <w:szCs w:val="18"/>
              </w:rPr>
            </w:pPr>
            <w:r w:rsidDel="00000000" w:rsidR="00000000" w:rsidRPr="00000000">
              <w:rPr>
                <w:sz w:val="18"/>
                <w:szCs w:val="18"/>
                <w:rtl w:val="0"/>
              </w:rPr>
              <w:t xml:space="preserve">       [n].discipline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1">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2">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A3">
            <w:pPr>
              <w:rPr/>
            </w:pPr>
            <w:r w:rsidDel="00000000" w:rsidR="00000000" w:rsidRPr="00000000">
              <w:rPr>
                <w:sz w:val="18"/>
                <w:szCs w:val="18"/>
                <w:rtl w:val="0"/>
              </w:rPr>
              <w:t xml:space="preserve">Year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887730553"/>
              <w:tag w:val="goog_rdk_292"/>
            </w:sdtPr>
            <w:sdtContent>
              <w:p w:rsidR="00000000" w:rsidDel="00000000" w:rsidP="00000000" w:rsidRDefault="00000000" w:rsidRPr="00000000" w14:paraId="000003A4">
                <w:pPr>
                  <w:rPr>
                    <w:ins w:author="Catherine D'Arcy" w:id="42" w:date="2026-06-09T11:06:14Z"/>
                    <w:sz w:val="18"/>
                    <w:szCs w:val="18"/>
                    <w:rPrChange w:author="Catherine D'Arcy" w:id="43" w:date="2026-06-09T11:06:14Z">
                      <w:rPr/>
                    </w:rPrChange>
                  </w:rPr>
                </w:pPr>
                <w:sdt>
                  <w:sdtPr>
                    <w:id w:val="-1469781552"/>
                    <w:tag w:val="goog_rdk_287"/>
                  </w:sdtPr>
                  <w:sdtContent>
                    <w:ins w:author="Catherine D'Arcy" w:id="42" w:date="2026-06-09T11:06:14Z"/>
                    <w:sdt>
                      <w:sdtPr>
                        <w:id w:val="693348364"/>
                        <w:tag w:val="goog_rdk_288"/>
                      </w:sdtPr>
                      <w:sdtContent>
                        <w:ins w:author="Catherine D'Arcy" w:id="42" w:date="2026-06-09T11:06:14Z">
                          <w:r w:rsidDel="00000000" w:rsidR="00000000" w:rsidRPr="00000000">
                            <w:rPr>
                              <w:sz w:val="18"/>
                              <w:szCs w:val="18"/>
                              <w:rtl w:val="0"/>
                              <w:rPrChange w:author="Catherine D'Arcy" w:id="43" w:date="2026-06-09T11:06:14Z">
                                <w:rPr/>
                              </w:rPrChange>
                            </w:rPr>
                            <w:t xml:space="preserve">Check it is &gt;1900. No other check</w:t>
                          </w:r>
                        </w:ins>
                      </w:sdtContent>
                    </w:sdt>
                    <w:ins w:author="Catherine D'Arcy" w:id="42" w:date="2026-06-09T11:06:14Z">
                      <w:sdt>
                        <w:sdtPr>
                          <w:id w:val="1428065007"/>
                          <w:tag w:val="goog_rdk_289"/>
                        </w:sdtPr>
                        <w:sdtContent>
                          <w:commentRangeStart w:id="16"/>
                        </w:sdtContent>
                      </w:sdt>
                      <w:sdt>
                        <w:sdtPr>
                          <w:id w:val="906481117"/>
                          <w:tag w:val="goog_rdk_290"/>
                        </w:sdtPr>
                        <w:sdtContent>
                          <w:r w:rsidDel="00000000" w:rsidR="00000000" w:rsidRPr="00000000">
                            <w:rPr>
                              <w:sz w:val="18"/>
                              <w:szCs w:val="18"/>
                              <w:rtl w:val="0"/>
                              <w:rPrChange w:author="Catherine D'Arcy" w:id="43" w:date="2026-06-09T11:06:14Z">
                                <w:rPr/>
                              </w:rPrChange>
                            </w:rPr>
                            <w:t xml:space="preserve">s ne</w:t>
                          </w:r>
                        </w:sdtContent>
                      </w:sdt>
                      <w:commentRangeEnd w:id="16"/>
                      <w:r w:rsidDel="00000000" w:rsidR="00000000" w:rsidRPr="00000000">
                        <w:commentReference w:id="16"/>
                      </w:r>
                      <w:sdt>
                        <w:sdtPr>
                          <w:id w:val="-635563215"/>
                          <w:tag w:val="goog_rdk_291"/>
                        </w:sdtPr>
                        <w:sdtContent>
                          <w:r w:rsidDel="00000000" w:rsidR="00000000" w:rsidRPr="00000000">
                            <w:rPr>
                              <w:sz w:val="18"/>
                              <w:szCs w:val="18"/>
                              <w:rtl w:val="0"/>
                              <w:rPrChange w:author="Catherine D'Arcy" w:id="43" w:date="2026-06-09T11:06:14Z">
                                <w:rPr/>
                              </w:rPrChange>
                            </w:rPr>
                            <w:t xml:space="preserve">eded for additional researchers</w:t>
                          </w:r>
                        </w:sdtContent>
                      </w:sdt>
                    </w:ins>
                  </w:sdtContent>
                </w:sdt>
              </w:p>
            </w:sdtContent>
          </w:sdt>
          <w:sdt>
            <w:sdtPr>
              <w:id w:val="950879513"/>
              <w:tag w:val="goog_rdk_301"/>
            </w:sdtPr>
            <w:sdtContent>
              <w:p w:rsidR="00000000" w:rsidDel="00000000" w:rsidP="00000000" w:rsidRDefault="00000000" w:rsidRPr="00000000" w14:paraId="000003A5">
                <w:pPr>
                  <w:ind w:left="40" w:firstLine="0"/>
                  <w:rPr>
                    <w:sz w:val="18"/>
                    <w:szCs w:val="18"/>
                    <w:rPrChange w:author="Catherine D'Arcy" w:id="43" w:date="2026-06-09T11:06:14Z">
                      <w:rPr/>
                    </w:rPrChange>
                  </w:rPr>
                  <w:pPrChange w:author="Catherine D'Arcy" w:id="0" w:date="2026-06-09T11:06:14Z">
                    <w:pPr/>
                  </w:pPrChange>
                </w:pPr>
                <w:sdt>
                  <w:sdtPr>
                    <w:id w:val="1057795565"/>
                    <w:tag w:val="goog_rdk_293"/>
                  </w:sdtPr>
                  <w:sdtContent>
                    <w:ins w:author="Catherine D'Arcy" w:id="42" w:date="2026-06-09T11:06:14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
                      <w:sdtPr>
                        <w:id w:val="2024312605"/>
                        <w:tag w:val="goog_rdk_294"/>
                      </w:sdtPr>
                      <w:sdtContent>
                        <w:ins w:author="Catherine D'Arcy" w:id="42" w:date="2026-06-09T11:06:14Z">
                          <w:r w:rsidDel="00000000" w:rsidR="00000000" w:rsidRPr="00000000">
                            <w:rPr>
                              <w:sz w:val="18"/>
                              <w:szCs w:val="18"/>
                              <w:rtl w:val="0"/>
                              <w:rPrChange w:author="Catherine D'Arcy" w:id="43" w:date="2026-06-09T11:06:14Z">
                                <w:rPr/>
                              </w:rPrChange>
                            </w:rPr>
                            <w:t xml:space="preserve">: In the Research Team tab, under Additional Researchers, please update all the details for Dr. xx </w:t>
                          </w:r>
                        </w:ins>
                      </w:sdtContent>
                    </w:sdt>
                    <w:ins w:author="Catherine D'Arcy" w:id="42" w:date="2026-06-09T11:06:14Z"/>
                  </w:sdtContent>
                </w:sdt>
                <w:sdt>
                  <w:sdtPr>
                    <w:id w:val="-53100817"/>
                    <w:tag w:val="goog_rdk_295"/>
                  </w:sdtPr>
                  <w:sdtContent>
                    <w:del w:author="Catherine D'Arcy" w:id="42" w:date="2026-06-09T11:06:14Z"/>
                    <w:sdt>
                      <w:sdtPr>
                        <w:id w:val="-1726574918"/>
                        <w:tag w:val="goog_rdk_296"/>
                      </w:sdtPr>
                      <w:sdtContent>
                        <w:del w:author="Catherine D'Arcy" w:id="42" w:date="2026-06-09T11:06:14Z">
                          <w:r w:rsidDel="00000000" w:rsidR="00000000" w:rsidRPr="00000000">
                            <w:rPr>
                              <w:sz w:val="18"/>
                              <w:szCs w:val="18"/>
                              <w:rtl w:val="0"/>
                              <w:rPrChange w:author="Catherine D'Arcy" w:id="43" w:date="2026-06-09T11:06:14Z">
                                <w:rPr>
                                  <w:sz w:val="18"/>
                                  <w:szCs w:val="18"/>
                                </w:rPr>
                              </w:rPrChange>
                            </w:rPr>
                            <w:delText xml:space="preserve">No checks needed for additional researchers</w:delText>
                          </w:r>
                        </w:del>
                      </w:sdtContent>
                    </w:sdt>
                    <w:del w:author="Catherine D'Arcy" w:id="42" w:date="2026-06-09T11:06:14Z"/>
                  </w:sdtContent>
                </w:sdt>
                <w:sdt>
                  <w:sdtPr>
                    <w:id w:val="-1616567012"/>
                    <w:tag w:val="goog_rdk_297"/>
                  </w:sdtPr>
                  <w:sdtContent>
                    <w:ins w:author="Catherine D'Arcy" w:id="42" w:date="2026-06-09T11:06:14Z"/>
                    <w:sdt>
                      <w:sdtPr>
                        <w:id w:val="-728138114"/>
                        <w:tag w:val="goog_rdk_298"/>
                      </w:sdtPr>
                      <w:sdtContent>
                        <w:ins w:author="Catherine D'Arcy" w:id="42" w:date="2026-06-09T11:06:14Z">
                          <w:r w:rsidDel="00000000" w:rsidR="00000000" w:rsidRPr="00000000">
                            <w:rPr>
                              <w:sz w:val="18"/>
                              <w:szCs w:val="18"/>
                              <w:rtl w:val="0"/>
                              <w:rPrChange w:author="Catherine D'Arcy" w:id="43" w:date="2026-06-09T11:06:14Z">
                                <w:rPr>
                                  <w:sz w:val="18"/>
                                  <w:szCs w:val="18"/>
                                </w:rPr>
                              </w:rPrChange>
                            </w:rPr>
                            <w:t xml:space="preserve"> </w:t>
                          </w:r>
                        </w:ins>
                      </w:sdtContent>
                    </w:sdt>
                    <w:ins w:author="Catherine D'Arcy" w:id="42" w:date="2026-06-09T11:06:14Z">
                      <w:r w:rsidDel="00000000" w:rsidR="00000000" w:rsidRPr="00000000">
                        <w:fldChar w:fldCharType="begin"/>
                      </w:r>
                      <w:r w:rsidDel="00000000" w:rsidR="00000000" w:rsidRPr="00000000">
                        <w:instrText xml:space="preserve">HYPERLINK "https://app.getguru.com/card/iRXRk7yT/Additional-research-team-member-information-is-incomplete"</w:instrText>
                      </w:r>
                      <w:r w:rsidDel="00000000" w:rsidR="00000000" w:rsidRPr="00000000">
                        <w:fldChar w:fldCharType="separate"/>
                      </w:r>
                      <w:r w:rsidDel="00000000" w:rsidR="00000000" w:rsidRPr="00000000">
                        <w:rPr>
                          <w:color w:val="1155cc"/>
                          <w:sz w:val="18"/>
                          <w:szCs w:val="18"/>
                          <w:u w:val="single"/>
                          <w:rtl w:val="0"/>
                        </w:rPr>
                        <w:t xml:space="preserve">https://app.getguru.com/card/iRXRk7yT/Additional-research-team-member-information-is-incomplete</w:t>
                      </w:r>
                      <w:r w:rsidDel="00000000" w:rsidR="00000000" w:rsidRPr="00000000">
                        <w:fldChar w:fldCharType="end"/>
                      </w:r>
                      <w:sdt>
                        <w:sdtPr>
                          <w:id w:val="-1773489604"/>
                          <w:tag w:val="goog_rdk_299"/>
                        </w:sdtPr>
                        <w:sdtContent>
                          <w:r w:rsidDel="00000000" w:rsidR="00000000" w:rsidRPr="00000000">
                            <w:rPr>
                              <w:sz w:val="18"/>
                              <w:szCs w:val="18"/>
                              <w:rtl w:val="0"/>
                              <w:rPrChange w:author="Catherine D'Arcy" w:id="43" w:date="2026-06-09T11:06:14Z">
                                <w:rPr>
                                  <w:sz w:val="18"/>
                                  <w:szCs w:val="18"/>
                                </w:rPr>
                              </w:rPrChange>
                            </w:rPr>
                            <w:t xml:space="preserve"> </w:t>
                          </w:r>
                        </w:sdtContent>
                      </w:sdt>
                    </w:ins>
                  </w:sdtContent>
                </w:sdt>
                <w:sdt>
                  <w:sdtPr>
                    <w:id w:val="-996421641"/>
                    <w:tag w:val="goog_rdk_300"/>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A6">
            <w:pPr>
              <w:rPr>
                <w:sz w:val="18"/>
                <w:szCs w:val="18"/>
              </w:rPr>
            </w:pPr>
            <w:r w:rsidDel="00000000" w:rsidR="00000000" w:rsidRPr="00000000">
              <w:rPr>
                <w:sz w:val="18"/>
                <w:szCs w:val="18"/>
                <w:rtl w:val="0"/>
              </w:rPr>
              <w:t xml:space="preserve">No active rule checks defined.</w:t>
            </w:r>
          </w:p>
          <w:p w:rsidR="00000000" w:rsidDel="00000000" w:rsidP="00000000" w:rsidRDefault="00000000" w:rsidRPr="00000000" w14:paraId="000003A7">
            <w:pPr>
              <w:rPr>
                <w:sz w:val="18"/>
                <w:szCs w:val="18"/>
              </w:rPr>
            </w:pP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sz w:val="18"/>
                <w:szCs w:val="18"/>
                <w:rtl w:val="0"/>
              </w:rPr>
              <w:t xml:space="preserve">ctx: research_team.additional_researchers</w:t>
            </w:r>
          </w:p>
          <w:p w:rsidR="00000000" w:rsidDel="00000000" w:rsidP="00000000" w:rsidRDefault="00000000" w:rsidRPr="00000000" w14:paraId="000003A9">
            <w:pPr>
              <w:rPr>
                <w:sz w:val="18"/>
                <w:szCs w:val="18"/>
              </w:rPr>
            </w:pPr>
            <w:r w:rsidDel="00000000" w:rsidR="00000000" w:rsidRPr="00000000">
              <w:rPr>
                <w:sz w:val="18"/>
                <w:szCs w:val="18"/>
                <w:rtl w:val="0"/>
              </w:rPr>
              <w:t xml:space="preserve">       [n].year_received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A">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B">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C">
            <w:pPr>
              <w:rPr/>
            </w:pPr>
            <w:r w:rsidDel="00000000" w:rsidR="00000000" w:rsidRPr="00000000">
              <w:rPr>
                <w:sz w:val="18"/>
                <w:szCs w:val="18"/>
                <w:rtl w:val="0"/>
              </w:rPr>
              <w:t xml:space="preserve">How many years of experience with secondary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D">
            <w:pPr>
              <w:rPr/>
            </w:pPr>
            <w:r w:rsidDel="00000000" w:rsidR="00000000" w:rsidRPr="00000000">
              <w:rPr>
                <w:sz w:val="18"/>
                <w:szCs w:val="18"/>
                <w:rtl w:val="0"/>
              </w:rPr>
              <w:t xml:space="preserve">No checks needed for 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AE">
            <w:pPr>
              <w:rPr>
                <w:sz w:val="18"/>
                <w:szCs w:val="18"/>
              </w:rPr>
            </w:pPr>
            <w:r w:rsidDel="00000000" w:rsidR="00000000" w:rsidRPr="00000000">
              <w:rPr>
                <w:sz w:val="18"/>
                <w:szCs w:val="18"/>
                <w:rtl w:val="0"/>
              </w:rPr>
              <w:t xml:space="preserve">No checks needed for additional</w:t>
            </w:r>
          </w:p>
          <w:p w:rsidR="00000000" w:rsidDel="00000000" w:rsidP="00000000" w:rsidRDefault="00000000" w:rsidRPr="00000000" w14:paraId="000003AF">
            <w:pPr>
              <w:rPr>
                <w:sz w:val="18"/>
                <w:szCs w:val="18"/>
              </w:rPr>
            </w:pPr>
            <w:r w:rsidDel="00000000" w:rsidR="00000000" w:rsidRPr="00000000">
              <w:rPr>
                <w:sz w:val="18"/>
                <w:szCs w:val="18"/>
                <w:rtl w:val="0"/>
              </w:rPr>
              <w:t xml:space="preserve">researchers (per spec).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0">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B1">
            <w:pPr>
              <w:rPr/>
            </w:pPr>
            <w:r w:rsidDel="00000000" w:rsidR="00000000" w:rsidRPr="00000000">
              <w:rPr>
                <w:sz w:val="18"/>
                <w:szCs w:val="18"/>
                <w:rtl w:val="0"/>
              </w:rPr>
              <w:t xml:space="preserve">Additional Researchers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B2">
            <w:pPr>
              <w:rPr/>
            </w:pPr>
            <w:r w:rsidDel="00000000" w:rsidR="00000000" w:rsidRPr="00000000">
              <w:rPr>
                <w:sz w:val="18"/>
                <w:szCs w:val="18"/>
                <w:rtl w:val="0"/>
              </w:rPr>
              <w:t xml:space="preserve">Conflict of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706806759"/>
              <w:tag w:val="goog_rdk_303"/>
            </w:sdtPr>
            <w:sdtContent>
              <w:p w:rsidR="00000000" w:rsidDel="00000000" w:rsidP="00000000" w:rsidRDefault="00000000" w:rsidRPr="00000000" w14:paraId="000003B3">
                <w:pPr>
                  <w:rPr>
                    <w:ins w:author="Sarah Sweet" w:id="44" w:date="2026-06-09T21:19:23Z"/>
                  </w:rPr>
                </w:pPr>
                <w:r w:rsidDel="00000000" w:rsidR="00000000" w:rsidRPr="00000000">
                  <w:rPr>
                    <w:sz w:val="18"/>
                    <w:szCs w:val="18"/>
                    <w:rtl w:val="0"/>
                  </w:rPr>
                  <w:t xml:space="preserve">Same as Lead Researcher</w:t>
                </w:r>
                <w:sdt>
                  <w:sdtPr>
                    <w:id w:val="-738041780"/>
                    <w:tag w:val="goog_rdk_302"/>
                  </w:sdtPr>
                  <w:sdtContent>
                    <w:ins w:author="Sarah Sweet" w:id="44" w:date="2026-06-09T21:19:23Z">
                      <w:r w:rsidDel="00000000" w:rsidR="00000000" w:rsidRPr="00000000">
                        <w:rPr>
                          <w:rtl w:val="0"/>
                        </w:rPr>
                      </w:r>
                    </w:ins>
                  </w:sdtContent>
                </w:sdt>
              </w:p>
            </w:sdtContent>
          </w:sdt>
          <w:sdt>
            <w:sdtPr>
              <w:id w:val="896274462"/>
              <w:tag w:val="goog_rdk_306"/>
            </w:sdtPr>
            <w:sdtContent>
              <w:p w:rsidR="00000000" w:rsidDel="00000000" w:rsidP="00000000" w:rsidRDefault="00000000" w:rsidRPr="00000000" w14:paraId="000003B4">
                <w:pPr>
                  <w:rPr>
                    <w:ins w:author="Sarah Sweet" w:id="44" w:date="2026-06-09T21:19:23Z"/>
                    <w:sz w:val="18"/>
                    <w:szCs w:val="18"/>
                    <w:rPrChange w:author="Sarah Sweet" w:id="45" w:date="2026-06-09T21:19:23Z">
                      <w:rPr/>
                    </w:rPrChange>
                  </w:rPr>
                </w:pPr>
                <w:sdt>
                  <w:sdtPr>
                    <w:id w:val="2067835960"/>
                    <w:tag w:val="goog_rdk_304"/>
                  </w:sdtPr>
                  <w:sdtContent>
                    <w:ins w:author="Sarah Sweet" w:id="44" w:date="2026-06-09T21:19:23Z"/>
                    <w:sdt>
                      <w:sdtPr>
                        <w:id w:val="-905763618"/>
                        <w:tag w:val="goog_rdk_305"/>
                      </w:sdtPr>
                      <w:sdtContent>
                        <w:ins w:author="Sarah Sweet" w:id="44" w:date="2026-06-09T21:19:23Z">
                          <w:r w:rsidDel="00000000" w:rsidR="00000000" w:rsidRPr="00000000">
                            <w:rPr>
                              <w:rtl w:val="0"/>
                            </w:rPr>
                          </w:r>
                        </w:ins>
                      </w:sdtContent>
                    </w:sdt>
                    <w:ins w:author="Sarah Sweet" w:id="44" w:date="2026-06-09T21:19:23Z"/>
                  </w:sdtContent>
                </w:sdt>
              </w:p>
            </w:sdtContent>
          </w:sdt>
          <w:sdt>
            <w:sdtPr>
              <w:id w:val="-293283298"/>
              <w:tag w:val="goog_rdk_309"/>
            </w:sdtPr>
            <w:sdtContent>
              <w:p w:rsidR="00000000" w:rsidDel="00000000" w:rsidP="00000000" w:rsidRDefault="00000000" w:rsidRPr="00000000" w14:paraId="000003B5">
                <w:pPr>
                  <w:rPr>
                    <w:ins w:author="Sarah Sweet" w:id="44" w:date="2026-06-09T21:19:23Z"/>
                    <w:sz w:val="18"/>
                    <w:szCs w:val="18"/>
                    <w:rPrChange w:author="Sarah Sweet" w:id="45" w:date="2026-06-09T21:19:23Z">
                      <w:rPr/>
                    </w:rPrChange>
                  </w:rPr>
                </w:pPr>
                <w:sdt>
                  <w:sdtPr>
                    <w:id w:val="643826729"/>
                    <w:tag w:val="goog_rdk_307"/>
                  </w:sdtPr>
                  <w:sdtContent>
                    <w:ins w:author="Sarah Sweet" w:id="44" w:date="2026-06-09T21:19:23Z"/>
                    <w:sdt>
                      <w:sdtPr>
                        <w:id w:val="647761776"/>
                        <w:tag w:val="goog_rdk_308"/>
                      </w:sdtPr>
                      <w:sdtContent>
                        <w:ins w:author="Sarah Sweet" w:id="44" w:date="2026-06-09T21:19:23Z">
                          <w:r w:rsidDel="00000000" w:rsidR="00000000" w:rsidRPr="00000000">
                            <w:rPr>
                              <w:sz w:val="18"/>
                              <w:szCs w:val="18"/>
                              <w:rtl w:val="0"/>
                              <w:rPrChange w:author="Sarah Sweet" w:id="45" w:date="2026-06-09T21:19:23Z">
                                <w:rPr/>
                              </w:rPrChange>
                            </w:rPr>
                            <w:t xml:space="preserve">Required field. </w:t>
                          </w:r>
                        </w:ins>
                      </w:sdtContent>
                    </w:sdt>
                    <w:ins w:author="Sarah Sweet" w:id="44" w:date="2026-06-09T21:19:23Z"/>
                  </w:sdtContent>
                </w:sdt>
              </w:p>
            </w:sdtContent>
          </w:sdt>
          <w:sdt>
            <w:sdtPr>
              <w:id w:val="1783977533"/>
              <w:tag w:val="goog_rdk_312"/>
            </w:sdtPr>
            <w:sdtContent>
              <w:p w:rsidR="00000000" w:rsidDel="00000000" w:rsidP="00000000" w:rsidRDefault="00000000" w:rsidRPr="00000000" w14:paraId="000003B6">
                <w:pPr>
                  <w:rPr>
                    <w:ins w:author="Sarah Sweet" w:id="44" w:date="2026-06-09T21:19:23Z"/>
                    <w:sz w:val="18"/>
                    <w:szCs w:val="18"/>
                    <w:rPrChange w:author="Sarah Sweet" w:id="45" w:date="2026-06-09T21:19:23Z">
                      <w:rPr/>
                    </w:rPrChange>
                  </w:rPr>
                </w:pPr>
                <w:sdt>
                  <w:sdtPr>
                    <w:id w:val="1264045985"/>
                    <w:tag w:val="goog_rdk_310"/>
                  </w:sdtPr>
                  <w:sdtContent>
                    <w:ins w:author="Sarah Sweet" w:id="44" w:date="2026-06-09T21:19:23Z"/>
                    <w:sdt>
                      <w:sdtPr>
                        <w:id w:val="-1192662971"/>
                        <w:tag w:val="goog_rdk_311"/>
                      </w:sdtPr>
                      <w:sdtContent>
                        <w:ins w:author="Sarah Sweet" w:id="44" w:date="2026-06-09T21:19:23Z">
                          <w:r w:rsidDel="00000000" w:rsidR="00000000" w:rsidRPr="00000000">
                            <w:rPr>
                              <w:sz w:val="18"/>
                              <w:szCs w:val="18"/>
                              <w:rtl w:val="0"/>
                              <w:rPrChange w:author="Sarah Sweet" w:id="45" w:date="2026-06-09T21:19:23Z">
                                <w:rPr/>
                              </w:rPrChange>
                            </w:rPr>
                            <w:t xml:space="preserve">1.Check that the conflict of interest is complete and if conflicts are noted, how conflicts will be managed (i.e., by declaring conflicts in any subsequent publications). If they say they will declare it in any publications, this is sufficient.</w:t>
                          </w:r>
                        </w:ins>
                      </w:sdtContent>
                    </w:sdt>
                    <w:ins w:author="Sarah Sweet" w:id="44" w:date="2026-06-09T21:19:23Z"/>
                  </w:sdtContent>
                </w:sdt>
              </w:p>
            </w:sdtContent>
          </w:sdt>
          <w:sdt>
            <w:sdtPr>
              <w:id w:val="893392080"/>
              <w:tag w:val="goog_rdk_316"/>
            </w:sdtPr>
            <w:sdtContent>
              <w:p w:rsidR="00000000" w:rsidDel="00000000" w:rsidP="00000000" w:rsidRDefault="00000000" w:rsidRPr="00000000" w14:paraId="000003B7">
                <w:pPr>
                  <w:rPr>
                    <w:ins w:author="Sarah Sweet" w:id="44" w:date="2026-06-09T21:19:23Z"/>
                    <w:sz w:val="18"/>
                    <w:szCs w:val="18"/>
                    <w:rPrChange w:author="Sarah Sweet" w:id="45" w:date="2026-06-09T21:19:23Z">
                      <w:rPr/>
                    </w:rPrChange>
                  </w:rPr>
                </w:pPr>
                <w:sdt>
                  <w:sdtPr>
                    <w:id w:val="297961919"/>
                    <w:tag w:val="goog_rdk_313"/>
                  </w:sdtPr>
                  <w:sdtContent>
                    <w:ins w:author="Sarah Sweet" w:id="44" w:date="2026-06-09T21:19:23Z"/>
                    <w:sdt>
                      <w:sdtPr>
                        <w:id w:val="-1724710701"/>
                        <w:tag w:val="goog_rdk_314"/>
                      </w:sdtPr>
                      <w:sdtContent>
                        <w:ins w:author="Sarah Sweet" w:id="44" w:date="2026-06-09T21:19:23Z">
                          <w:r w:rsidDel="00000000" w:rsidR="00000000" w:rsidRPr="00000000">
                            <w:rPr>
                              <w:b w:val="1"/>
                              <w:bCs w:val="1"/>
                              <w:color w:val="1155cc"/>
                              <w:sz w:val="18"/>
                              <w:szCs w:val="18"/>
                              <w:u w:val="single"/>
                              <w:rtl w:val="0"/>
                              <w:rPrChange w:author="Sarah Sweet" w:id="45" w:date="2026-06-09T21:19:23Z">
                                <w:rPr/>
                              </w:rPrChange>
                            </w:rPr>
                            <w:t xml:space="preserve">Standard Response</w:t>
                          </w:r>
                        </w:ins>
                      </w:sdtContent>
                    </w:sdt>
                    <w:ins w:author="Sarah Sweet" w:id="44" w:date="2026-06-09T21:19:23Z">
                      <w:sdt>
                        <w:sdtPr>
                          <w:id w:val="-24956590"/>
                          <w:tag w:val="goog_rdk_315"/>
                        </w:sdtPr>
                        <w:sdtContent>
                          <w:r w:rsidDel="00000000" w:rsidR="00000000" w:rsidRPr="00000000">
                            <w:rPr>
                              <w:sz w:val="18"/>
                              <w:szCs w:val="18"/>
                              <w:rtl w:val="0"/>
                              <w:rPrChange w:author="Sarah Sweet" w:id="45" w:date="2026-06-09T21:19:23Z">
                                <w:rPr/>
                              </w:rPrChange>
                            </w:rPr>
                            <w:t xml:space="preserve">: In the Research Team section, under Dr. XX’s Potential Conflicts of Interest, please briefly describe how you will mitigate any conflicts of interest. For example, if any conflicts arise, you will declare them in any subsequent publication.</w:t>
                          </w:r>
                        </w:sdtContent>
                      </w:sdt>
                    </w:ins>
                  </w:sdtContent>
                </w:sdt>
              </w:p>
            </w:sdtContent>
          </w:sdt>
          <w:sdt>
            <w:sdtPr>
              <w:id w:val="-1542216681"/>
              <w:tag w:val="goog_rdk_321"/>
            </w:sdtPr>
            <w:sdtContent>
              <w:p w:rsidR="00000000" w:rsidDel="00000000" w:rsidP="00000000" w:rsidRDefault="00000000" w:rsidRPr="00000000" w14:paraId="000003B8">
                <w:pPr>
                  <w:rPr>
                    <w:ins w:author="Sarah Sweet" w:id="44" w:date="2026-06-09T21:19:23Z"/>
                    <w:sz w:val="18"/>
                    <w:szCs w:val="18"/>
                    <w:rPrChange w:author="Sarah Sweet" w:id="45" w:date="2026-06-09T21:19:23Z">
                      <w:rPr/>
                    </w:rPrChange>
                  </w:rPr>
                </w:pPr>
                <w:sdt>
                  <w:sdtPr>
                    <w:id w:val="1400472857"/>
                    <w:tag w:val="goog_rdk_317"/>
                  </w:sdtPr>
                  <w:sdtContent>
                    <w:ins w:author="Sarah Sweet" w:id="44" w:date="2026-06-09T21:19:23Z"/>
                    <w:sdt>
                      <w:sdtPr>
                        <w:id w:val="1678665175"/>
                        <w:tag w:val="goog_rdk_318"/>
                      </w:sdtPr>
                      <w:sdtContent>
                        <w:ins w:author="Sarah Sweet" w:id="44" w:date="2026-06-09T21:19:23Z">
                          <w:r w:rsidDel="00000000" w:rsidR="00000000" w:rsidRPr="00000000">
                            <w:rPr>
                              <w:sz w:val="18"/>
                              <w:szCs w:val="18"/>
                              <w:rtl w:val="0"/>
                              <w:rPrChange w:author="Sarah Sweet" w:id="45" w:date="2026-06-09T21:19:23Z">
                                <w:rPr/>
                              </w:rPrChange>
                            </w:rPr>
                            <w:t xml:space="preserve">. </w:t>
                          </w:r>
                        </w:ins>
                      </w:sdtContent>
                    </w:sdt>
                    <w:ins w:author="Sarah Sweet" w:id="44" w:date="2026-06-09T21:19:23Z">
                      <w:sdt>
                        <w:sdtPr>
                          <w:id w:val="1000997212"/>
                          <w:tag w:val="goog_rdk_319"/>
                        </w:sdtPr>
                        <w:sdtContent>
                          <w:r w:rsidDel="00000000" w:rsidR="00000000" w:rsidRPr="00000000">
                            <w:rPr>
                              <w:color w:val="1155cc"/>
                              <w:sz w:val="18"/>
                              <w:szCs w:val="18"/>
                              <w:u w:val="single"/>
                              <w:rtl w:val="0"/>
                              <w:rPrChange w:author="Sarah Sweet" w:id="45" w:date="2026-06-09T21:19:23Z">
                                <w:rPr/>
                              </w:rPrChange>
                            </w:rPr>
                            <w:t xml:space="preserve">https://app.getguru.com/card/Tbqbk7xc/COI-is-missing-explanation</w:t>
                          </w:r>
                        </w:sdtContent>
                      </w:sdt>
                      <w:sdt>
                        <w:sdtPr>
                          <w:id w:val="-1606650082"/>
                          <w:tag w:val="goog_rdk_320"/>
                        </w:sdtPr>
                        <w:sdtContent>
                          <w:r w:rsidDel="00000000" w:rsidR="00000000" w:rsidRPr="00000000">
                            <w:rPr>
                              <w:rtl w:val="0"/>
                            </w:rPr>
                          </w:r>
                        </w:sdtContent>
                      </w:sdt>
                    </w:ins>
                  </w:sdtContent>
                </w:sdt>
              </w:p>
            </w:sdtContent>
          </w:sdt>
          <w:sdt>
            <w:sdtPr>
              <w:id w:val="2044660485"/>
              <w:tag w:val="goog_rdk_324"/>
            </w:sdtPr>
            <w:sdtContent>
              <w:p w:rsidR="00000000" w:rsidDel="00000000" w:rsidP="00000000" w:rsidRDefault="00000000" w:rsidRPr="00000000" w14:paraId="000003B9">
                <w:pPr>
                  <w:rPr>
                    <w:ins w:author="Sarah Sweet" w:id="44" w:date="2026-06-09T21:19:23Z"/>
                    <w:sz w:val="18"/>
                    <w:szCs w:val="18"/>
                    <w:rPrChange w:author="Sarah Sweet" w:id="45" w:date="2026-06-09T21:19:23Z">
                      <w:rPr/>
                    </w:rPrChange>
                  </w:rPr>
                </w:pPr>
                <w:sdt>
                  <w:sdtPr>
                    <w:id w:val="980916144"/>
                    <w:tag w:val="goog_rdk_322"/>
                  </w:sdtPr>
                  <w:sdtContent>
                    <w:ins w:author="Sarah Sweet" w:id="44" w:date="2026-06-09T21:19:23Z"/>
                    <w:sdt>
                      <w:sdtPr>
                        <w:id w:val="-664802578"/>
                        <w:tag w:val="goog_rdk_323"/>
                      </w:sdtPr>
                      <w:sdtContent>
                        <w:ins w:author="Sarah Sweet" w:id="44" w:date="2026-06-09T21:19:23Z">
                          <w:r w:rsidDel="00000000" w:rsidR="00000000" w:rsidRPr="00000000">
                            <w:rPr>
                              <w:rtl w:val="0"/>
                            </w:rPr>
                          </w:r>
                        </w:ins>
                      </w:sdtContent>
                    </w:sdt>
                    <w:ins w:author="Sarah Sweet" w:id="44" w:date="2026-06-09T21:19:23Z"/>
                  </w:sdtContent>
                </w:sdt>
              </w:p>
            </w:sdtContent>
          </w:sdt>
          <w:sdt>
            <w:sdtPr>
              <w:id w:val="-376776543"/>
              <w:tag w:val="goog_rdk_327"/>
            </w:sdtPr>
            <w:sdtContent>
              <w:p w:rsidR="00000000" w:rsidDel="00000000" w:rsidP="00000000" w:rsidRDefault="00000000" w:rsidRPr="00000000" w14:paraId="000003BA">
                <w:pPr>
                  <w:rPr>
                    <w:ins w:author="Sarah Sweet" w:id="44" w:date="2026-06-09T21:19:23Z"/>
                    <w:sz w:val="18"/>
                    <w:szCs w:val="18"/>
                    <w:rPrChange w:author="Sarah Sweet" w:id="45" w:date="2026-06-09T21:19:23Z">
                      <w:rPr/>
                    </w:rPrChange>
                  </w:rPr>
                </w:pPr>
                <w:sdt>
                  <w:sdtPr>
                    <w:id w:val="-2020077168"/>
                    <w:tag w:val="goog_rdk_325"/>
                  </w:sdtPr>
                  <w:sdtContent>
                    <w:ins w:author="Sarah Sweet" w:id="44" w:date="2026-06-09T21:19:23Z"/>
                    <w:sdt>
                      <w:sdtPr>
                        <w:id w:val="713178418"/>
                        <w:tag w:val="goog_rdk_326"/>
                      </w:sdtPr>
                      <w:sdtContent>
                        <w:ins w:author="Sarah Sweet" w:id="44" w:date="2026-06-09T21:19:23Z">
                          <w:r w:rsidDel="00000000" w:rsidR="00000000" w:rsidRPr="00000000">
                            <w:rPr>
                              <w:rtl w:val="0"/>
                            </w:rPr>
                          </w:r>
                        </w:ins>
                      </w:sdtContent>
                    </w:sdt>
                    <w:ins w:author="Sarah Sweet" w:id="44" w:date="2026-06-09T21:19:23Z"/>
                  </w:sdtContent>
                </w:sdt>
              </w:p>
            </w:sdtContent>
          </w:sdt>
          <w:sdt>
            <w:sdtPr>
              <w:id w:val="308052051"/>
              <w:tag w:val="goog_rdk_330"/>
            </w:sdtPr>
            <w:sdtContent>
              <w:p w:rsidR="00000000" w:rsidDel="00000000" w:rsidP="00000000" w:rsidRDefault="00000000" w:rsidRPr="00000000" w14:paraId="000003BB">
                <w:pPr>
                  <w:rPr>
                    <w:ins w:author="Sarah Sweet" w:id="44" w:date="2026-06-09T21:19:23Z"/>
                    <w:sz w:val="18"/>
                    <w:szCs w:val="18"/>
                    <w:rPrChange w:author="Sarah Sweet" w:id="45" w:date="2026-06-09T21:19:23Z">
                      <w:rPr/>
                    </w:rPrChange>
                  </w:rPr>
                </w:pPr>
                <w:sdt>
                  <w:sdtPr>
                    <w:id w:val="-1122629297"/>
                    <w:tag w:val="goog_rdk_328"/>
                  </w:sdtPr>
                  <w:sdtContent>
                    <w:ins w:author="Sarah Sweet" w:id="44" w:date="2026-06-09T21:19:23Z"/>
                    <w:sdt>
                      <w:sdtPr>
                        <w:id w:val="-1522828703"/>
                        <w:tag w:val="goog_rdk_329"/>
                      </w:sdtPr>
                      <w:sdtContent>
                        <w:ins w:author="Sarah Sweet" w:id="44" w:date="2026-06-09T21:19:23Z">
                          <w:r w:rsidDel="00000000" w:rsidR="00000000" w:rsidRPr="00000000">
                            <w:rPr>
                              <w:sz w:val="18"/>
                              <w:szCs w:val="18"/>
                              <w:rtl w:val="0"/>
                              <w:rPrChange w:author="Sarah Sweet" w:id="45" w:date="2026-06-09T21:19:23Z">
                                <w:rPr/>
                              </w:rPrChange>
                            </w:rPr>
                            <w:t xml:space="preserve">2. Check the COI and funding sections for for-profit Vivli members. Also check the studies that they have requested to see if the data contributor is mentioned in their COI </w:t>
                          </w:r>
                        </w:ins>
                      </w:sdtContent>
                    </w:sdt>
                    <w:ins w:author="Sarah Sweet" w:id="44" w:date="2026-06-09T21:19:23Z"/>
                  </w:sdtContent>
                </w:sdt>
              </w:p>
            </w:sdtContent>
          </w:sdt>
          <w:sdt>
            <w:sdtPr>
              <w:id w:val="-2040768474"/>
              <w:tag w:val="goog_rdk_338"/>
            </w:sdtPr>
            <w:sdtContent>
              <w:p w:rsidR="00000000" w:rsidDel="00000000" w:rsidP="00000000" w:rsidRDefault="00000000" w:rsidRPr="00000000" w14:paraId="000003BC">
                <w:pPr>
                  <w:rPr>
                    <w:ins w:author="Sarah Sweet" w:id="44" w:date="2026-06-09T21:19:23Z"/>
                    <w:sz w:val="18"/>
                    <w:szCs w:val="18"/>
                    <w:rPrChange w:author="Sarah Sweet" w:id="45" w:date="2026-06-09T21:19:23Z">
                      <w:rPr/>
                    </w:rPrChange>
                  </w:rPr>
                </w:pPr>
                <w:sdt>
                  <w:sdtPr>
                    <w:id w:val="-1991281534"/>
                    <w:tag w:val="goog_rdk_331"/>
                  </w:sdtPr>
                  <w:sdtContent>
                    <w:ins w:author="Sarah Sweet" w:id="44" w:date="2026-06-09T21:19:23Z"/>
                    <w:sdt>
                      <w:sdtPr>
                        <w:id w:val="-93589784"/>
                        <w:tag w:val="goog_rdk_332"/>
                      </w:sdtPr>
                      <w:sdtContent>
                        <w:ins w:author="Sarah Sweet" w:id="44" w:date="2026-06-09T21:19:23Z">
                          <w:r w:rsidDel="00000000" w:rsidR="00000000" w:rsidRPr="00000000">
                            <w:rPr>
                              <w:b w:val="1"/>
                              <w:bCs w:val="1"/>
                              <w:color w:val="1155cc"/>
                              <w:sz w:val="18"/>
                              <w:szCs w:val="18"/>
                              <w:u w:val="single"/>
                              <w:rtl w:val="0"/>
                              <w:rPrChange w:author="Sarah Sweet" w:id="45" w:date="2026-06-09T21:19:23Z">
                                <w:rPr/>
                              </w:rPrChange>
                            </w:rPr>
                            <w:t xml:space="preserve">Standard response</w:t>
                          </w:r>
                        </w:ins>
                      </w:sdtContent>
                    </w:sdt>
                    <w:ins w:author="Sarah Sweet" w:id="44" w:date="2026-06-09T21:19:23Z">
                      <w:sdt>
                        <w:sdtPr>
                          <w:id w:val="-1443469562"/>
                          <w:tag w:val="goog_rdk_333"/>
                        </w:sdtPr>
                        <w:sdtContent>
                          <w:r w:rsidDel="00000000" w:rsidR="00000000" w:rsidRPr="00000000">
                            <w:rPr>
                              <w:sz w:val="18"/>
                              <w:szCs w:val="18"/>
                              <w:rtl w:val="0"/>
                              <w:rPrChange w:author="Sarah Sweet" w:id="45" w:date="2026-06-09T21:19:23Z">
                                <w:rPr/>
                              </w:rPrChange>
                            </w:rPr>
                            <w:t xml:space="preserve">: In the Research Team section, under Dr. XX’s Potential Conflicts of Interest, please clarify if this research is being funded by the data contributor </w:t>
                          </w:r>
                        </w:sdtContent>
                      </w:sdt>
                      <w:sdt>
                        <w:sdtPr>
                          <w:id w:val="-566357355"/>
                          <w:tag w:val="goog_rdk_334"/>
                        </w:sdtPr>
                        <w:sdtContent>
                          <w:r w:rsidDel="00000000" w:rsidR="00000000" w:rsidRPr="00000000">
                            <w:rPr>
                              <w:sz w:val="18"/>
                              <w:szCs w:val="18"/>
                              <w:highlight w:val="yellow"/>
                              <w:rtl w:val="0"/>
                              <w:rPrChange w:author="Sarah Sweet" w:id="45" w:date="2026-06-09T21:19:23Z">
                                <w:rPr/>
                              </w:rPrChange>
                            </w:rPr>
                            <w:t xml:space="preserve">(DC Name)</w:t>
                          </w:r>
                        </w:sdtContent>
                      </w:sdt>
                      <w:sdt>
                        <w:sdtPr>
                          <w:id w:val="-708726827"/>
                          <w:tag w:val="goog_rdk_335"/>
                        </w:sdtPr>
                        <w:sdtContent>
                          <w:r w:rsidDel="00000000" w:rsidR="00000000" w:rsidRPr="00000000">
                            <w:rPr>
                              <w:sz w:val="18"/>
                              <w:szCs w:val="18"/>
                              <w:rtl w:val="0"/>
                              <w:rPrChange w:author="Sarah Sweet" w:id="45" w:date="2026-06-09T21:19:23Z">
                                <w:rPr/>
                              </w:rPrChange>
                            </w:rPr>
                            <w:t xml:space="preserve">. If so, please briefly describe your association with </w:t>
                          </w:r>
                        </w:sdtContent>
                      </w:sdt>
                      <w:sdt>
                        <w:sdtPr>
                          <w:id w:val="1364554838"/>
                          <w:tag w:val="goog_rdk_336"/>
                        </w:sdtPr>
                        <w:sdtContent>
                          <w:r w:rsidDel="00000000" w:rsidR="00000000" w:rsidRPr="00000000">
                            <w:rPr>
                              <w:sz w:val="18"/>
                              <w:szCs w:val="18"/>
                              <w:highlight w:val="yellow"/>
                              <w:rtl w:val="0"/>
                              <w:rPrChange w:author="Sarah Sweet" w:id="45" w:date="2026-06-09T21:19:23Z">
                                <w:rPr/>
                              </w:rPrChange>
                            </w:rPr>
                            <w:t xml:space="preserve">(DC Name)</w:t>
                          </w:r>
                        </w:sdtContent>
                      </w:sdt>
                      <w:sdt>
                        <w:sdtPr>
                          <w:id w:val="1658566782"/>
                          <w:tag w:val="goog_rdk_337"/>
                        </w:sdtPr>
                        <w:sdtContent>
                          <w:r w:rsidDel="00000000" w:rsidR="00000000" w:rsidRPr="00000000">
                            <w:rPr>
                              <w:sz w:val="18"/>
                              <w:szCs w:val="18"/>
                              <w:rtl w:val="0"/>
                              <w:rPrChange w:author="Sarah Sweet" w:id="45" w:date="2026-06-09T21:19:23Z">
                                <w:rPr/>
                              </w:rPrChange>
                            </w:rPr>
                            <w:t xml:space="preserve">, and how you will mitigate any conflicts of interest due to this relationship. For example, if you have conflicts, you will declare them in any subsequent publications. </w:t>
                          </w:r>
                        </w:sdtContent>
                      </w:sdt>
                    </w:ins>
                  </w:sdtContent>
                </w:sdt>
              </w:p>
            </w:sdtContent>
          </w:sdt>
          <w:sdt>
            <w:sdtPr>
              <w:id w:val="-1385892234"/>
              <w:tag w:val="goog_rdk_341"/>
            </w:sdtPr>
            <w:sdtContent>
              <w:p w:rsidR="00000000" w:rsidDel="00000000" w:rsidP="00000000" w:rsidRDefault="00000000" w:rsidRPr="00000000" w14:paraId="000003BD">
                <w:pPr>
                  <w:rPr>
                    <w:ins w:author="Sarah Sweet" w:id="44" w:date="2026-06-09T21:19:23Z"/>
                    <w:sz w:val="18"/>
                    <w:szCs w:val="18"/>
                    <w:rPrChange w:author="Sarah Sweet" w:id="45" w:date="2026-06-09T21:19:23Z">
                      <w:rPr/>
                    </w:rPrChange>
                  </w:rPr>
                </w:pPr>
                <w:sdt>
                  <w:sdtPr>
                    <w:id w:val="-333442994"/>
                    <w:tag w:val="goog_rdk_339"/>
                  </w:sdtPr>
                  <w:sdtContent>
                    <w:ins w:author="Sarah Sweet" w:id="44" w:date="2026-06-09T21:19:23Z"/>
                    <w:sdt>
                      <w:sdtPr>
                        <w:id w:val="-1386592977"/>
                        <w:tag w:val="goog_rdk_340"/>
                      </w:sdtPr>
                      <w:sdtContent>
                        <w:ins w:author="Sarah Sweet" w:id="44" w:date="2026-06-09T21:19:23Z">
                          <w:r w:rsidDel="00000000" w:rsidR="00000000" w:rsidRPr="00000000">
                            <w:rPr>
                              <w:rtl w:val="0"/>
                            </w:rPr>
                          </w:r>
                        </w:ins>
                      </w:sdtContent>
                    </w:sdt>
                    <w:ins w:author="Sarah Sweet" w:id="44" w:date="2026-06-09T21:19:23Z"/>
                  </w:sdtContent>
                </w:sdt>
              </w:p>
            </w:sdtContent>
          </w:sdt>
          <w:sdt>
            <w:sdtPr>
              <w:id w:val="-275617962"/>
              <w:tag w:val="goog_rdk_345"/>
            </w:sdtPr>
            <w:sdtContent>
              <w:p w:rsidR="00000000" w:rsidDel="00000000" w:rsidP="00000000" w:rsidRDefault="00000000" w:rsidRPr="00000000" w14:paraId="000003BE">
                <w:pPr>
                  <w:rPr>
                    <w:ins w:author="Sarah Sweet" w:id="44" w:date="2026-06-09T21:19:23Z"/>
                    <w:sz w:val="18"/>
                    <w:szCs w:val="18"/>
                    <w:rPrChange w:author="Sarah Sweet" w:id="45" w:date="2026-06-09T21:19:23Z">
                      <w:rPr/>
                    </w:rPrChange>
                  </w:rPr>
                </w:pPr>
                <w:sdt>
                  <w:sdtPr>
                    <w:id w:val="1155785599"/>
                    <w:tag w:val="goog_rdk_342"/>
                  </w:sdtPr>
                  <w:sdtContent>
                    <w:ins w:author="Sarah Sweet" w:id="44" w:date="2026-06-09T21:19:23Z"/>
                    <w:sdt>
                      <w:sdtPr>
                        <w:id w:val="-482957213"/>
                        <w:tag w:val="goog_rdk_343"/>
                      </w:sdtPr>
                      <w:sdtContent>
                        <w:ins w:author="Sarah Sweet" w:id="44" w:date="2026-06-09T21:19:23Z">
                          <w:r w:rsidDel="00000000" w:rsidR="00000000" w:rsidRPr="00000000">
                            <w:rPr>
                              <w:color w:val="1155cc"/>
                              <w:sz w:val="18"/>
                              <w:szCs w:val="18"/>
                              <w:u w:val="single"/>
                              <w:rtl w:val="0"/>
                              <w:rPrChange w:author="Sarah Sweet" w:id="45" w:date="2026-06-09T21:19:23Z">
                                <w:rPr/>
                              </w:rPrChange>
                            </w:rPr>
                            <w:t xml:space="preserve">https://app.getguru.com/card/c7XakbXi/COI-and-funding-field-mention-industry-sponsors</w:t>
                          </w:r>
                        </w:ins>
                      </w:sdtContent>
                    </w:sdt>
                    <w:ins w:author="Sarah Sweet" w:id="44" w:date="2026-06-09T21:19:23Z">
                      <w:sdt>
                        <w:sdtPr>
                          <w:id w:val="-159237701"/>
                          <w:tag w:val="goog_rdk_344"/>
                        </w:sdtPr>
                        <w:sdtContent>
                          <w:r w:rsidDel="00000000" w:rsidR="00000000" w:rsidRPr="00000000">
                            <w:rPr>
                              <w:rtl w:val="0"/>
                            </w:rPr>
                          </w:r>
                        </w:sdtContent>
                      </w:sdt>
                    </w:ins>
                  </w:sdtContent>
                </w:sdt>
              </w:p>
            </w:sdtContent>
          </w:sdt>
          <w:sdt>
            <w:sdtPr>
              <w:id w:val="525925456"/>
              <w:tag w:val="goog_rdk_348"/>
            </w:sdtPr>
            <w:sdtContent>
              <w:p w:rsidR="00000000" w:rsidDel="00000000" w:rsidP="00000000" w:rsidRDefault="00000000" w:rsidRPr="00000000" w14:paraId="000003BF">
                <w:pPr>
                  <w:rPr>
                    <w:ins w:author="Sarah Sweet" w:id="44" w:date="2026-06-09T21:19:23Z"/>
                    <w:sz w:val="18"/>
                    <w:szCs w:val="18"/>
                    <w:rPrChange w:author="Sarah Sweet" w:id="45" w:date="2026-06-09T21:19:23Z">
                      <w:rPr/>
                    </w:rPrChange>
                  </w:rPr>
                </w:pPr>
                <w:sdt>
                  <w:sdtPr>
                    <w:id w:val="-313143573"/>
                    <w:tag w:val="goog_rdk_346"/>
                  </w:sdtPr>
                  <w:sdtContent>
                    <w:ins w:author="Sarah Sweet" w:id="44" w:date="2026-06-09T21:19:23Z"/>
                    <w:sdt>
                      <w:sdtPr>
                        <w:id w:val="-1367945178"/>
                        <w:tag w:val="goog_rdk_347"/>
                      </w:sdtPr>
                      <w:sdtContent>
                        <w:ins w:author="Sarah Sweet" w:id="44" w:date="2026-06-09T21:19:23Z">
                          <w:r w:rsidDel="00000000" w:rsidR="00000000" w:rsidRPr="00000000">
                            <w:rPr>
                              <w:rtl w:val="0"/>
                            </w:rPr>
                          </w:r>
                        </w:ins>
                      </w:sdtContent>
                    </w:sdt>
                    <w:ins w:author="Sarah Sweet" w:id="44" w:date="2026-06-09T21:19:23Z"/>
                  </w:sdtContent>
                </w:sdt>
              </w:p>
            </w:sdtContent>
          </w:sdt>
          <w:sdt>
            <w:sdtPr>
              <w:id w:val="659999267"/>
              <w:tag w:val="goog_rdk_351"/>
            </w:sdtPr>
            <w:sdtContent>
              <w:p w:rsidR="00000000" w:rsidDel="00000000" w:rsidP="00000000" w:rsidRDefault="00000000" w:rsidRPr="00000000" w14:paraId="000003C0">
                <w:pPr>
                  <w:rPr>
                    <w:ins w:author="Sarah Sweet" w:id="44" w:date="2026-06-09T21:19:23Z"/>
                    <w:sz w:val="18"/>
                    <w:szCs w:val="18"/>
                    <w:rPrChange w:author="Sarah Sweet" w:id="45" w:date="2026-06-09T21:19:23Z">
                      <w:rPr/>
                    </w:rPrChange>
                  </w:rPr>
                </w:pPr>
                <w:sdt>
                  <w:sdtPr>
                    <w:id w:val="1119512769"/>
                    <w:tag w:val="goog_rdk_349"/>
                  </w:sdtPr>
                  <w:sdtContent>
                    <w:ins w:author="Sarah Sweet" w:id="44" w:date="2026-06-09T21:19:23Z"/>
                    <w:sdt>
                      <w:sdtPr>
                        <w:id w:val="1905634779"/>
                        <w:tag w:val="goog_rdk_350"/>
                      </w:sdtPr>
                      <w:sdtContent>
                        <w:ins w:author="Sarah Sweet" w:id="44" w:date="2026-06-09T21:19:23Z">
                          <w:r w:rsidDel="00000000" w:rsidR="00000000" w:rsidRPr="00000000">
                            <w:rPr>
                              <w:rtl w:val="0"/>
                            </w:rPr>
                          </w:r>
                        </w:ins>
                      </w:sdtContent>
                    </w:sdt>
                    <w:ins w:author="Sarah Sweet" w:id="44" w:date="2026-06-09T21:19:23Z"/>
                  </w:sdtContent>
                </w:sdt>
              </w:p>
            </w:sdtContent>
          </w:sdt>
          <w:sdt>
            <w:sdtPr>
              <w:id w:val="-1346376708"/>
              <w:tag w:val="goog_rdk_354"/>
            </w:sdtPr>
            <w:sdtContent>
              <w:p w:rsidR="00000000" w:rsidDel="00000000" w:rsidP="00000000" w:rsidRDefault="00000000" w:rsidRPr="00000000" w14:paraId="000003C1">
                <w:pPr>
                  <w:rPr>
                    <w:ins w:author="Sarah Sweet" w:id="44" w:date="2026-06-09T21:19:23Z"/>
                    <w:sz w:val="18"/>
                    <w:szCs w:val="18"/>
                    <w:rPrChange w:author="Sarah Sweet" w:id="45" w:date="2026-06-09T21:19:23Z">
                      <w:rPr/>
                    </w:rPrChange>
                  </w:rPr>
                </w:pPr>
                <w:sdt>
                  <w:sdtPr>
                    <w:id w:val="1036922100"/>
                    <w:tag w:val="goog_rdk_352"/>
                  </w:sdtPr>
                  <w:sdtContent>
                    <w:ins w:author="Sarah Sweet" w:id="44" w:date="2026-06-09T21:19:23Z"/>
                    <w:sdt>
                      <w:sdtPr>
                        <w:id w:val="483882365"/>
                        <w:tag w:val="goog_rdk_353"/>
                      </w:sdtPr>
                      <w:sdtContent>
                        <w:ins w:author="Sarah Sweet" w:id="44" w:date="2026-06-09T21:19:23Z">
                          <w:r w:rsidDel="00000000" w:rsidR="00000000" w:rsidRPr="00000000">
                            <w:rPr>
                              <w:rtl w:val="0"/>
                            </w:rPr>
                          </w:r>
                        </w:ins>
                      </w:sdtContent>
                    </w:sdt>
                    <w:ins w:author="Sarah Sweet" w:id="44" w:date="2026-06-09T21:19:23Z"/>
                  </w:sdtContent>
                </w:sdt>
              </w:p>
            </w:sdtContent>
          </w:sdt>
          <w:sdt>
            <w:sdtPr>
              <w:id w:val="-1580732247"/>
              <w:tag w:val="goog_rdk_357"/>
            </w:sdtPr>
            <w:sdtContent>
              <w:p w:rsidR="00000000" w:rsidDel="00000000" w:rsidP="00000000" w:rsidRDefault="00000000" w:rsidRPr="00000000" w14:paraId="000003C2">
                <w:pPr>
                  <w:rPr>
                    <w:ins w:author="Sarah Sweet" w:id="44" w:date="2026-06-09T21:19:23Z"/>
                    <w:sz w:val="18"/>
                    <w:szCs w:val="18"/>
                    <w:rPrChange w:author="Sarah Sweet" w:id="45" w:date="2026-06-09T21:19:23Z">
                      <w:rPr/>
                    </w:rPrChange>
                  </w:rPr>
                </w:pPr>
                <w:sdt>
                  <w:sdtPr>
                    <w:id w:val="-1214191154"/>
                    <w:tag w:val="goog_rdk_355"/>
                  </w:sdtPr>
                  <w:sdtContent>
                    <w:ins w:author="Sarah Sweet" w:id="44" w:date="2026-06-09T21:19:23Z"/>
                    <w:sdt>
                      <w:sdtPr>
                        <w:id w:val="-808717614"/>
                        <w:tag w:val="goog_rdk_356"/>
                      </w:sdtPr>
                      <w:sdtContent>
                        <w:ins w:author="Sarah Sweet" w:id="44" w:date="2026-06-09T21:19:23Z">
                          <w:r w:rsidDel="00000000" w:rsidR="00000000" w:rsidRPr="00000000">
                            <w:rPr>
                              <w:sz w:val="18"/>
                              <w:szCs w:val="18"/>
                              <w:rtl w:val="0"/>
                              <w:rPrChange w:author="Sarah Sweet" w:id="45" w:date="2026-06-09T21:19:23Z">
                                <w:rPr/>
                              </w:rPrChange>
                            </w:rPr>
                            <w:t xml:space="preserve">3. For any team member is from for-profit company, they should have COIs declared.</w:t>
                          </w:r>
                        </w:ins>
                      </w:sdtContent>
                    </w:sdt>
                    <w:ins w:author="Sarah Sweet" w:id="44" w:date="2026-06-09T21:19:23Z"/>
                  </w:sdtContent>
                </w:sdt>
              </w:p>
            </w:sdtContent>
          </w:sdt>
          <w:sdt>
            <w:sdtPr>
              <w:id w:val="-377338935"/>
              <w:tag w:val="goog_rdk_364"/>
            </w:sdtPr>
            <w:sdtContent>
              <w:p w:rsidR="00000000" w:rsidDel="00000000" w:rsidP="00000000" w:rsidRDefault="00000000" w:rsidRPr="00000000" w14:paraId="000003C3">
                <w:pPr>
                  <w:rPr>
                    <w:ins w:author="Sarah Sweet" w:id="44" w:date="2026-06-09T21:19:23Z"/>
                    <w:sz w:val="18"/>
                    <w:szCs w:val="18"/>
                    <w:rPrChange w:author="Sarah Sweet" w:id="45" w:date="2026-06-09T21:19:23Z">
                      <w:rPr/>
                    </w:rPrChange>
                  </w:rPr>
                </w:pPr>
                <w:sdt>
                  <w:sdtPr>
                    <w:id w:val="1678207626"/>
                    <w:tag w:val="goog_rdk_358"/>
                  </w:sdtPr>
                  <w:sdtContent>
                    <w:ins w:author="Sarah Sweet" w:id="44" w:date="2026-06-09T21:19:23Z"/>
                    <w:sdt>
                      <w:sdtPr>
                        <w:id w:val="-635567350"/>
                        <w:tag w:val="goog_rdk_359"/>
                      </w:sdtPr>
                      <w:sdtContent>
                        <w:ins w:author="Sarah Sweet" w:id="44" w:date="2026-06-09T21:19:23Z">
                          <w:r w:rsidDel="00000000" w:rsidR="00000000" w:rsidRPr="00000000">
                            <w:rPr>
                              <w:b w:val="1"/>
                              <w:bCs w:val="1"/>
                              <w:sz w:val="18"/>
                              <w:szCs w:val="18"/>
                              <w:rtl w:val="0"/>
                              <w:rPrChange w:author="Sarah Sweet" w:id="45" w:date="2026-06-09T21:19:23Z">
                                <w:rPr/>
                              </w:rPrChange>
                            </w:rPr>
                            <w:t xml:space="preserve"> </w:t>
                          </w:r>
                        </w:ins>
                      </w:sdtContent>
                    </w:sdt>
                    <w:ins w:author="Sarah Sweet" w:id="44" w:date="2026-06-09T21:19:23Z">
                      <w:sdt>
                        <w:sdtPr>
                          <w:id w:val="-952052010"/>
                          <w:tag w:val="goog_rdk_360"/>
                        </w:sdtPr>
                        <w:sdtContent>
                          <w:r w:rsidDel="00000000" w:rsidR="00000000" w:rsidRPr="00000000">
                            <w:rPr>
                              <w:b w:val="1"/>
                              <w:bCs w:val="1"/>
                              <w:color w:val="1155cc"/>
                              <w:sz w:val="18"/>
                              <w:szCs w:val="18"/>
                              <w:u w:val="single"/>
                              <w:rtl w:val="0"/>
                              <w:rPrChange w:author="Sarah Sweet" w:id="45" w:date="2026-06-09T21:19:23Z">
                                <w:rPr/>
                              </w:rPrChange>
                            </w:rPr>
                            <w:t xml:space="preserve">Standard response</w:t>
                          </w:r>
                        </w:sdtContent>
                      </w:sdt>
                      <w:sdt>
                        <w:sdtPr>
                          <w:id w:val="-34756525"/>
                          <w:tag w:val="goog_rdk_361"/>
                        </w:sdtPr>
                        <w:sdtContent>
                          <w:r w:rsidDel="00000000" w:rsidR="00000000" w:rsidRPr="00000000">
                            <w:rPr>
                              <w:sz w:val="18"/>
                              <w:szCs w:val="18"/>
                              <w:rtl w:val="0"/>
                              <w:rPrChange w:author="Sarah Sweet" w:id="45" w:date="2026-06-09T21:19:23Z">
                                <w:rPr/>
                              </w:rPrChange>
                            </w:rPr>
                            <w:t xml:space="preserve">: In the Research Team section, under </w:t>
                          </w:r>
                        </w:sdtContent>
                      </w:sdt>
                      <w:sdt>
                        <w:sdtPr>
                          <w:id w:val="482617124"/>
                          <w:tag w:val="goog_rdk_362"/>
                        </w:sdtPr>
                        <w:sdtContent>
                          <w:r w:rsidDel="00000000" w:rsidR="00000000" w:rsidRPr="00000000">
                            <w:rPr>
                              <w:sz w:val="18"/>
                              <w:szCs w:val="18"/>
                              <w:highlight w:val="yellow"/>
                              <w:rtl w:val="0"/>
                              <w:rPrChange w:author="Sarah Sweet" w:id="45" w:date="2026-06-09T21:19:23Z">
                                <w:rPr/>
                              </w:rPrChange>
                            </w:rPr>
                            <w:t xml:space="preserve">Dr. xx’s</w:t>
                          </w:r>
                        </w:sdtContent>
                      </w:sdt>
                      <w:sdt>
                        <w:sdtPr>
                          <w:id w:val="373148148"/>
                          <w:tag w:val="goog_rdk_363"/>
                        </w:sdtPr>
                        <w:sdtContent>
                          <w:r w:rsidDel="00000000" w:rsidR="00000000" w:rsidRPr="00000000">
                            <w:rPr>
                              <w:sz w:val="18"/>
                              <w:szCs w:val="18"/>
                              <w:rtl w:val="0"/>
                              <w:rPrChange w:author="Sarah Sweet" w:id="45" w:date="2026-06-09T21:19:23Z">
                                <w:rPr/>
                              </w:rPrChange>
                            </w:rPr>
                            <w:t xml:space="preserve"> Potential Conflicts of Interest, as they are employed by a for-profit company, please provide information on the inherent COIs that could be perceived to influence the planning, conduct or interpretation and outcomes of the proposed research. Also describe their approach to managing such potential conflicts, for example ensuring full disclosure in any publications.</w:t>
                          </w:r>
                        </w:sdtContent>
                      </w:sdt>
                    </w:ins>
                  </w:sdtContent>
                </w:sdt>
              </w:p>
            </w:sdtContent>
          </w:sdt>
          <w:sdt>
            <w:sdtPr>
              <w:id w:val="1099284890"/>
              <w:tag w:val="goog_rdk_367"/>
            </w:sdtPr>
            <w:sdtContent>
              <w:p w:rsidR="00000000" w:rsidDel="00000000" w:rsidP="00000000" w:rsidRDefault="00000000" w:rsidRPr="00000000" w14:paraId="000003C4">
                <w:pPr>
                  <w:rPr>
                    <w:ins w:author="Sarah Sweet" w:id="44" w:date="2026-06-09T21:19:23Z"/>
                    <w:sz w:val="18"/>
                    <w:szCs w:val="18"/>
                    <w:rPrChange w:author="Sarah Sweet" w:id="45" w:date="2026-06-09T21:19:23Z">
                      <w:rPr/>
                    </w:rPrChange>
                  </w:rPr>
                </w:pPr>
                <w:sdt>
                  <w:sdtPr>
                    <w:id w:val="623101820"/>
                    <w:tag w:val="goog_rdk_365"/>
                  </w:sdtPr>
                  <w:sdtContent>
                    <w:ins w:author="Sarah Sweet" w:id="44" w:date="2026-06-09T21:19:23Z"/>
                    <w:sdt>
                      <w:sdtPr>
                        <w:id w:val="-1314179119"/>
                        <w:tag w:val="goog_rdk_366"/>
                      </w:sdtPr>
                      <w:sdtContent>
                        <w:ins w:author="Sarah Sweet" w:id="44" w:date="2026-06-09T21:19:23Z">
                          <w:r w:rsidDel="00000000" w:rsidR="00000000" w:rsidRPr="00000000">
                            <w:rPr>
                              <w:rtl w:val="0"/>
                            </w:rPr>
                          </w:r>
                        </w:ins>
                      </w:sdtContent>
                    </w:sdt>
                    <w:ins w:author="Sarah Sweet" w:id="44" w:date="2026-06-09T21:19:23Z"/>
                  </w:sdtContent>
                </w:sdt>
              </w:p>
            </w:sdtContent>
          </w:sdt>
          <w:sdt>
            <w:sdtPr>
              <w:id w:val="857146560"/>
              <w:tag w:val="goog_rdk_371"/>
            </w:sdtPr>
            <w:sdtContent>
              <w:p w:rsidR="00000000" w:rsidDel="00000000" w:rsidP="00000000" w:rsidRDefault="00000000" w:rsidRPr="00000000" w14:paraId="000003C5">
                <w:pPr>
                  <w:rPr>
                    <w:ins w:author="Sarah Sweet" w:id="44" w:date="2026-06-09T21:19:23Z"/>
                    <w:sz w:val="18"/>
                    <w:szCs w:val="18"/>
                    <w:rPrChange w:author="Sarah Sweet" w:id="45" w:date="2026-06-09T21:19:23Z">
                      <w:rPr/>
                    </w:rPrChange>
                  </w:rPr>
                </w:pPr>
                <w:sdt>
                  <w:sdtPr>
                    <w:id w:val="1924626037"/>
                    <w:tag w:val="goog_rdk_368"/>
                  </w:sdtPr>
                  <w:sdtContent>
                    <w:ins w:author="Sarah Sweet" w:id="44" w:date="2026-06-09T21:19:23Z"/>
                    <w:sdt>
                      <w:sdtPr>
                        <w:id w:val="949674422"/>
                        <w:tag w:val="goog_rdk_369"/>
                      </w:sdtPr>
                      <w:sdtContent>
                        <w:ins w:author="Sarah Sweet" w:id="44" w:date="2026-06-09T21:19:23Z">
                          <w:r w:rsidDel="00000000" w:rsidR="00000000" w:rsidRPr="00000000">
                            <w:rPr>
                              <w:color w:val="1155cc"/>
                              <w:sz w:val="18"/>
                              <w:szCs w:val="18"/>
                              <w:u w:val="single"/>
                              <w:rtl w:val="0"/>
                              <w:rPrChange w:author="Sarah Sweet" w:id="45" w:date="2026-06-09T21:19:23Z">
                                <w:rPr/>
                              </w:rPrChange>
                            </w:rPr>
                            <w:t xml:space="preserve">https://app.getguru.com/card/T8ELa8Mc/Research-Team-is-from-forprofit-company-COI-field</w:t>
                          </w:r>
                        </w:ins>
                      </w:sdtContent>
                    </w:sdt>
                    <w:ins w:author="Sarah Sweet" w:id="44" w:date="2026-06-09T21:19:23Z">
                      <w:sdt>
                        <w:sdtPr>
                          <w:id w:val="-1541523267"/>
                          <w:tag w:val="goog_rdk_370"/>
                        </w:sdtPr>
                        <w:sdtContent>
                          <w:r w:rsidDel="00000000" w:rsidR="00000000" w:rsidRPr="00000000">
                            <w:rPr>
                              <w:rtl w:val="0"/>
                            </w:rPr>
                          </w:r>
                        </w:sdtContent>
                      </w:sdt>
                    </w:ins>
                  </w:sdtContent>
                </w:sdt>
              </w:p>
            </w:sdtContent>
          </w:sdt>
          <w:sdt>
            <w:sdtPr>
              <w:id w:val="-2028799171"/>
              <w:tag w:val="goog_rdk_373"/>
            </w:sdtPr>
            <w:sdtContent>
              <w:p w:rsidR="00000000" w:rsidDel="00000000" w:rsidP="00000000" w:rsidRDefault="00000000" w:rsidRPr="00000000" w14:paraId="000003C6">
                <w:pPr>
                  <w:rPr>
                    <w:rPrChange w:author="Sarah Sweet" w:id="45" w:date="2026-06-09T21:19:23Z">
                      <w:rPr/>
                    </w:rPrChange>
                  </w:rPr>
                </w:pPr>
                <w:sdt>
                  <w:sdtPr>
                    <w:id w:val="-135322071"/>
                    <w:tag w:val="goog_rdk_372"/>
                  </w:sdtPr>
                  <w:sdtContent>
                    <w:r w:rsidDel="00000000" w:rsidR="00000000" w:rsidRPr="00000000">
                      <w:rPr>
                        <w:rtl w:val="0"/>
                      </w:rPr>
                    </w:r>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C7">
            <w:pPr>
              <w:rPr>
                <w:sz w:val="18"/>
                <w:szCs w:val="18"/>
              </w:rPr>
            </w:pPr>
            <w:r w:rsidDel="00000000" w:rsidR="00000000" w:rsidRPr="00000000">
              <w:rPr>
                <w:sz w:val="18"/>
                <w:szCs w:val="18"/>
                <w:rtl w:val="0"/>
              </w:rPr>
              <w:t xml:space="preserve">conflicts_of_interest (COI):</w:t>
            </w:r>
          </w:p>
          <w:p w:rsidR="00000000" w:rsidDel="00000000" w:rsidP="00000000" w:rsidRDefault="00000000" w:rsidRPr="00000000" w14:paraId="000003C8">
            <w:pPr>
              <w:rPr>
                <w:sz w:val="18"/>
                <w:szCs w:val="18"/>
              </w:rPr>
            </w:pPr>
            <w:r w:rsidDel="00000000" w:rsidR="00000000" w:rsidRPr="00000000">
              <w:rPr>
                <w:sz w:val="18"/>
                <w:szCs w:val="18"/>
                <w:rtl w:val="0"/>
              </w:rPr>
              <w:t xml:space="preserve">    ctx: research_team.additional_researchers</w:t>
            </w:r>
          </w:p>
          <w:p w:rsidR="00000000" w:rsidDel="00000000" w:rsidP="00000000" w:rsidRDefault="00000000" w:rsidRPr="00000000" w14:paraId="000003C9">
            <w:pPr>
              <w:rPr>
                <w:sz w:val="18"/>
                <w:szCs w:val="18"/>
              </w:rPr>
            </w:pPr>
            <w:r w:rsidDel="00000000" w:rsidR="00000000" w:rsidRPr="00000000">
              <w:rPr>
                <w:sz w:val="18"/>
                <w:szCs w:val="18"/>
                <w:rtl w:val="0"/>
              </w:rPr>
              <w:t xml:space="preserve">           [n].conflicts_of_interest</w:t>
            </w:r>
          </w:p>
          <w:p w:rsidR="00000000" w:rsidDel="00000000" w:rsidP="00000000" w:rsidRDefault="00000000" w:rsidRPr="00000000" w14:paraId="000003CA">
            <w:pPr>
              <w:rPr>
                <w:sz w:val="18"/>
                <w:szCs w:val="18"/>
              </w:rPr>
            </w:pPr>
            <w:r w:rsidDel="00000000" w:rsidR="00000000" w:rsidRPr="00000000">
              <w:rPr>
                <w:sz w:val="18"/>
                <w:szCs w:val="18"/>
                <w:rtl w:val="0"/>
              </w:rPr>
              <w:t xml:space="preserve">    if blank -&gt; include in message</w:t>
            </w:r>
          </w:p>
          <w:p w:rsidR="00000000" w:rsidDel="00000000" w:rsidP="00000000" w:rsidRDefault="00000000" w:rsidRPr="00000000" w14:paraId="000003CB">
            <w:pPr>
              <w:rPr>
                <w:sz w:val="18"/>
                <w:szCs w:val="18"/>
              </w:rPr>
            </w:pPr>
            <w:r w:rsidDel="00000000" w:rsidR="00000000" w:rsidRPr="00000000">
              <w:rPr>
                <w:sz w:val="18"/>
                <w:szCs w:val="18"/>
                <w:rtl w:val="0"/>
              </w:rPr>
              <w:t xml:space="preserve">    NOTE: coi.for_profit rule also applies</w:t>
            </w:r>
          </w:p>
          <w:p w:rsidR="00000000" w:rsidDel="00000000" w:rsidP="00000000" w:rsidRDefault="00000000" w:rsidRPr="00000000" w14:paraId="000003CC">
            <w:pPr>
              <w:rPr>
                <w:sz w:val="18"/>
                <w:szCs w:val="18"/>
              </w:rPr>
            </w:pPr>
            <w:r w:rsidDel="00000000" w:rsidR="00000000" w:rsidRPr="00000000">
              <w:rPr>
                <w:sz w:val="18"/>
                <w:szCs w:val="18"/>
                <w:rtl w:val="0"/>
              </w:rPr>
              <w:t xml:space="preserve">    if organization_type == "for_profit"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sz w:val="18"/>
                <w:szCs w:val="18"/>
                <w:rtl w:val="0"/>
              </w:rPr>
              <w:t xml:space="preserve">Research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sz w:val="18"/>
                <w:szCs w:val="18"/>
                <w:rtl w:val="0"/>
              </w:rPr>
              <w:t xml:space="preserve">Search the proposal for use of the word "we"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D0">
            <w:pPr>
              <w:rPr>
                <w:b w:val="1"/>
                <w:bCs w:val="1"/>
                <w:sz w:val="18"/>
                <w:szCs w:val="18"/>
              </w:rPr>
            </w:pPr>
            <w:r w:rsidDel="00000000" w:rsidR="00000000" w:rsidRPr="00000000">
              <w:rPr>
                <w:sz w:val="18"/>
                <w:szCs w:val="18"/>
                <w:rtl w:val="0"/>
              </w:rPr>
              <w:t xml:space="preserve">If PI is also the Statistician and there are no research team members listed under Additional Researchers, and the proposal refers to “We”, send this:</w:t>
            </w:r>
            <w:r w:rsidDel="00000000" w:rsidR="00000000" w:rsidRPr="00000000">
              <w:rPr>
                <w:rtl w:val="0"/>
              </w:rPr>
            </w:r>
          </w:p>
          <w:p w:rsidR="00000000" w:rsidDel="00000000" w:rsidP="00000000" w:rsidRDefault="00000000" w:rsidRPr="00000000" w14:paraId="000003D1">
            <w:pPr>
              <w:rPr>
                <w:sz w:val="18"/>
                <w:szCs w:val="18"/>
              </w:rPr>
            </w:pPr>
            <w:hyperlink r:id="rId72">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Your proposal refers to "we", however, you do not have any research team members included in your proposal. Please add all other research team members to the "Additional Researchers" section and fill in all required fields.</w:t>
            </w:r>
          </w:p>
          <w:p w:rsidR="00000000" w:rsidDel="00000000" w:rsidP="00000000" w:rsidRDefault="00000000" w:rsidRPr="00000000" w14:paraId="000003D2">
            <w:pPr>
              <w:rPr>
                <w:sz w:val="18"/>
                <w:szCs w:val="18"/>
              </w:rPr>
            </w:pPr>
            <w:hyperlink r:id="rId73">
              <w:r w:rsidDel="00000000" w:rsidR="00000000" w:rsidRPr="00000000">
                <w:rPr>
                  <w:color w:val="1155cc"/>
                  <w:sz w:val="18"/>
                  <w:szCs w:val="18"/>
                  <w:u w:val="single"/>
                  <w:rtl w:val="0"/>
                </w:rPr>
                <w:t xml:space="preserve">https://app.getguru.com/card/TrEoGrec/Check-for-additional-researchers-when-we-is-mentioned</w:t>
              </w:r>
            </w:hyperlink>
            <w:r w:rsidDel="00000000" w:rsidR="00000000" w:rsidRPr="00000000">
              <w:rPr>
                <w:sz w:val="18"/>
                <w:szCs w:val="18"/>
                <w:rtl w:val="0"/>
              </w:rPr>
              <w:t xml:space="preserve"> </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D3">
            <w:pPr>
              <w:rPr>
                <w:sz w:val="18"/>
                <w:szCs w:val="18"/>
              </w:rPr>
            </w:pPr>
            <w:r w:rsidDel="00000000" w:rsidR="00000000" w:rsidRPr="00000000">
              <w:rPr>
                <w:sz w:val="18"/>
                <w:szCs w:val="18"/>
                <w:rtl w:val="0"/>
              </w:rPr>
              <w:t xml:space="preserve">Special check (no rule_id in spec yet).</w:t>
            </w:r>
          </w:p>
          <w:p w:rsidR="00000000" w:rsidDel="00000000" w:rsidP="00000000" w:rsidRDefault="00000000" w:rsidRPr="00000000" w14:paraId="000003D4">
            <w:pPr>
              <w:rPr>
                <w:sz w:val="18"/>
                <w:szCs w:val="18"/>
              </w:rPr>
            </w:pPr>
            <w:r w:rsidDel="00000000" w:rsidR="00000000" w:rsidRPr="00000000">
              <w:rPr>
                <w:rtl w:val="0"/>
              </w:rPr>
            </w:r>
          </w:p>
          <w:p w:rsidR="00000000" w:rsidDel="00000000" w:rsidP="00000000" w:rsidRDefault="00000000" w:rsidRPr="00000000" w14:paraId="000003D5">
            <w:pPr>
              <w:rPr>
                <w:sz w:val="18"/>
                <w:szCs w:val="18"/>
              </w:rPr>
            </w:pPr>
            <w:r w:rsidDel="00000000" w:rsidR="00000000" w:rsidRPr="00000000">
              <w:rPr>
                <w:sz w:val="18"/>
                <w:szCs w:val="18"/>
                <w:rtl w:val="0"/>
              </w:rPr>
              <w:t xml:space="preserve">Condition:</w:t>
            </w:r>
          </w:p>
          <w:p w:rsidR="00000000" w:rsidDel="00000000" w:rsidP="00000000" w:rsidRDefault="00000000" w:rsidRPr="00000000" w14:paraId="000003D6">
            <w:pPr>
              <w:rPr>
                <w:sz w:val="18"/>
                <w:szCs w:val="18"/>
              </w:rPr>
            </w:pPr>
            <w:r w:rsidDel="00000000" w:rsidR="00000000" w:rsidRPr="00000000">
              <w:rPr>
                <w:sz w:val="18"/>
                <w:szCs w:val="18"/>
                <w:rtl w:val="0"/>
              </w:rPr>
              <w:t xml:space="preserve">  PI is also the statistician</w:t>
            </w:r>
          </w:p>
          <w:p w:rsidR="00000000" w:rsidDel="00000000" w:rsidP="00000000" w:rsidRDefault="00000000" w:rsidRPr="00000000" w14:paraId="000003D7">
            <w:pPr>
              <w:rPr>
                <w:sz w:val="18"/>
                <w:szCs w:val="18"/>
              </w:rPr>
            </w:pPr>
            <w:r w:rsidDel="00000000" w:rsidR="00000000" w:rsidRPr="00000000">
              <w:rPr>
                <w:sz w:val="18"/>
                <w:szCs w:val="18"/>
                <w:rtl w:val="0"/>
              </w:rPr>
              <w:t xml:space="preserve">  AND no additional researchers listed</w:t>
            </w:r>
          </w:p>
          <w:p w:rsidR="00000000" w:rsidDel="00000000" w:rsidP="00000000" w:rsidRDefault="00000000" w:rsidRPr="00000000" w14:paraId="000003D8">
            <w:pPr>
              <w:rPr>
                <w:sz w:val="18"/>
                <w:szCs w:val="18"/>
              </w:rPr>
            </w:pPr>
            <w:r w:rsidDel="00000000" w:rsidR="00000000" w:rsidRPr="00000000">
              <w:rPr>
                <w:rtl w:val="0"/>
              </w:rPr>
            </w:r>
          </w:p>
          <w:p w:rsidR="00000000" w:rsidDel="00000000" w:rsidP="00000000" w:rsidRDefault="00000000" w:rsidRPr="00000000" w14:paraId="000003D9">
            <w:pPr>
              <w:rPr>
                <w:sz w:val="18"/>
                <w:szCs w:val="18"/>
              </w:rPr>
            </w:pPr>
            <w:r w:rsidDel="00000000" w:rsidR="00000000" w:rsidRPr="00000000">
              <w:rPr>
                <w:sz w:val="18"/>
                <w:szCs w:val="18"/>
                <w:rtl w:val="0"/>
              </w:rPr>
              <w:t xml:space="preserve">if "we" in proposal.text (case-insensitive)</w:t>
            </w:r>
          </w:p>
          <w:p w:rsidR="00000000" w:rsidDel="00000000" w:rsidP="00000000" w:rsidRDefault="00000000" w:rsidRPr="00000000" w14:paraId="000003DA">
            <w:pPr>
              <w:rPr>
                <w:sz w:val="18"/>
                <w:szCs w:val="18"/>
              </w:rPr>
            </w:pPr>
            <w:r w:rsidDel="00000000" w:rsidR="00000000" w:rsidRPr="00000000">
              <w:rPr>
                <w:sz w:val="18"/>
                <w:szCs w:val="18"/>
                <w:rtl w:val="0"/>
              </w:rPr>
              <w:t xml:space="preserve">AND not research_team.statistician</w:t>
            </w:r>
          </w:p>
          <w:p w:rsidR="00000000" w:rsidDel="00000000" w:rsidP="00000000" w:rsidRDefault="00000000" w:rsidRPr="00000000" w14:paraId="000003DB">
            <w:pPr>
              <w:rPr>
                <w:sz w:val="18"/>
                <w:szCs w:val="18"/>
              </w:rPr>
            </w:pPr>
            <w:r w:rsidDel="00000000" w:rsidR="00000000" w:rsidRPr="00000000">
              <w:rPr>
                <w:sz w:val="18"/>
                <w:szCs w:val="18"/>
                <w:rtl w:val="0"/>
              </w:rPr>
              <w:t xml:space="preserve">AND not research_team.additional_researchers:</w:t>
            </w:r>
          </w:p>
          <w:p w:rsidR="00000000" w:rsidDel="00000000" w:rsidP="00000000" w:rsidRDefault="00000000" w:rsidRPr="00000000" w14:paraId="000003DC">
            <w:pPr>
              <w:rPr>
                <w:sz w:val="18"/>
                <w:szCs w:val="18"/>
              </w:rPr>
            </w:pPr>
            <w:r w:rsidDel="00000000" w:rsidR="00000000" w:rsidRPr="00000000">
              <w:rPr>
                <w:sz w:val="18"/>
                <w:szCs w:val="18"/>
                <w:rtl w:val="0"/>
              </w:rPr>
              <w:t xml:space="preserve">  -&gt; send message to PI</w:t>
            </w:r>
          </w:p>
          <w:p w:rsidR="00000000" w:rsidDel="00000000" w:rsidP="00000000" w:rsidRDefault="00000000" w:rsidRPr="00000000" w14:paraId="000003DD">
            <w:pPr>
              <w:rPr>
                <w:sz w:val="18"/>
                <w:szCs w:val="18"/>
              </w:rPr>
            </w:pPr>
            <w:r w:rsidDel="00000000" w:rsidR="00000000" w:rsidRPr="00000000">
              <w:rPr>
                <w:rtl w:val="0"/>
              </w:rPr>
            </w:r>
          </w:p>
          <w:p w:rsidR="00000000" w:rsidDel="00000000" w:rsidP="00000000" w:rsidRDefault="00000000" w:rsidRPr="00000000" w14:paraId="000003DE">
            <w:pPr>
              <w:rPr>
                <w:sz w:val="18"/>
                <w:szCs w:val="18"/>
              </w:rPr>
            </w:pPr>
            <w:r w:rsidDel="00000000" w:rsidR="00000000" w:rsidRPr="00000000">
              <w:rPr>
                <w:sz w:val="18"/>
                <w:szCs w:val="18"/>
                <w:rtl w:val="0"/>
              </w:rPr>
              <w:t xml:space="preserve">ctx: proposal.text</w:t>
            </w:r>
          </w:p>
          <w:p w:rsidR="00000000" w:rsidDel="00000000" w:rsidP="00000000" w:rsidRDefault="00000000" w:rsidRPr="00000000" w14:paraId="000003DF">
            <w:pPr>
              <w:rPr>
                <w:sz w:val="18"/>
                <w:szCs w:val="18"/>
              </w:rPr>
            </w:pPr>
            <w:r w:rsidDel="00000000" w:rsidR="00000000" w:rsidRPr="00000000">
              <w:rPr>
                <w:sz w:val="18"/>
                <w:szCs w:val="18"/>
                <w:rtl w:val="0"/>
              </w:rPr>
              <w:t xml:space="preserve">     research_team.statistician</w:t>
            </w:r>
          </w:p>
          <w:p w:rsidR="00000000" w:rsidDel="00000000" w:rsidP="00000000" w:rsidRDefault="00000000" w:rsidRPr="00000000" w14:paraId="000003E0">
            <w:pPr>
              <w:rPr>
                <w:sz w:val="18"/>
                <w:szCs w:val="18"/>
              </w:rPr>
            </w:pPr>
            <w:r w:rsidDel="00000000" w:rsidR="00000000" w:rsidRPr="00000000">
              <w:rPr>
                <w:sz w:val="18"/>
                <w:szCs w:val="18"/>
                <w:rtl w:val="0"/>
              </w:rPr>
              <w:t xml:space="preserve">     research_team.additional_researchers</w:t>
            </w:r>
          </w:p>
        </w:tc>
      </w:tr>
    </w:tbl>
    <w:p w:rsidR="00000000" w:rsidDel="00000000" w:rsidP="00000000" w:rsidRDefault="00000000" w:rsidRPr="00000000" w14:paraId="000003E1">
      <w:pPr>
        <w:spacing w:before="280" w:lineRule="auto"/>
        <w:rPr/>
      </w:pPr>
      <w:r w:rsidDel="00000000" w:rsidR="00000000" w:rsidRPr="00000000">
        <w:rPr>
          <w:rtl w:val="0"/>
        </w:rPr>
      </w:r>
    </w:p>
    <w:p w:rsidR="00000000" w:rsidDel="00000000" w:rsidP="00000000" w:rsidRDefault="00000000" w:rsidRPr="00000000" w14:paraId="000003E2">
      <w:pPr>
        <w:spacing w:before="280" w:lineRule="auto"/>
        <w:rPr/>
      </w:pPr>
      <w:r w:rsidDel="00000000" w:rsidR="00000000" w:rsidRPr="00000000">
        <w:rPr>
          <w:rtl w:val="0"/>
        </w:rPr>
      </w:r>
    </w:p>
    <w:p w:rsidR="00000000" w:rsidDel="00000000" w:rsidP="00000000" w:rsidRDefault="00000000" w:rsidRPr="00000000" w14:paraId="000003E3">
      <w:pPr>
        <w:spacing w:before="280" w:lineRule="auto"/>
        <w:rPr/>
      </w:pPr>
      <w:r w:rsidDel="00000000" w:rsidR="00000000" w:rsidRPr="00000000">
        <w:rPr>
          <w:rtl w:val="0"/>
        </w:rPr>
      </w:r>
    </w:p>
    <w:p w:rsidR="00000000" w:rsidDel="00000000" w:rsidP="00000000" w:rsidRDefault="00000000" w:rsidRPr="00000000" w14:paraId="000003E4">
      <w:pPr>
        <w:spacing w:before="280" w:lineRule="auto"/>
        <w:rPr/>
      </w:pPr>
      <w:r w:rsidDel="00000000" w:rsidR="00000000" w:rsidRPr="00000000">
        <w:rPr>
          <w:rtl w:val="0"/>
        </w:rPr>
      </w:r>
    </w:p>
    <w:p w:rsidR="00000000" w:rsidDel="00000000" w:rsidP="00000000" w:rsidRDefault="00000000" w:rsidRPr="00000000" w14:paraId="000003E5">
      <w:pPr>
        <w:spacing w:before="280" w:lineRule="auto"/>
        <w:rPr/>
      </w:pPr>
      <w:r w:rsidDel="00000000" w:rsidR="00000000" w:rsidRPr="00000000">
        <w:rPr>
          <w:rtl w:val="0"/>
        </w:rPr>
      </w:r>
    </w:p>
    <w:p w:rsidR="00000000" w:rsidDel="00000000" w:rsidP="00000000" w:rsidRDefault="00000000" w:rsidRPr="00000000" w14:paraId="000003E6">
      <w:pPr>
        <w:spacing w:before="280" w:lineRule="auto"/>
        <w:rPr/>
      </w:pPr>
      <w:r w:rsidDel="00000000" w:rsidR="00000000" w:rsidRPr="00000000">
        <w:rPr>
          <w:rtl w:val="0"/>
        </w:rPr>
      </w:r>
    </w:p>
    <w:p w:rsidR="00000000" w:rsidDel="00000000" w:rsidP="00000000" w:rsidRDefault="00000000" w:rsidRPr="00000000" w14:paraId="000003E7">
      <w:pPr>
        <w:spacing w:before="280" w:lineRule="auto"/>
        <w:rPr/>
      </w:pPr>
      <w:r w:rsidDel="00000000" w:rsidR="00000000" w:rsidRPr="00000000">
        <w:rPr>
          <w:rtl w:val="0"/>
        </w:rPr>
      </w:r>
    </w:p>
    <w:p w:rsidR="00000000" w:rsidDel="00000000" w:rsidP="00000000" w:rsidRDefault="00000000" w:rsidRPr="00000000" w14:paraId="000003E8">
      <w:pPr>
        <w:spacing w:before="280" w:lineRule="auto"/>
        <w:rPr/>
      </w:pPr>
      <w:r w:rsidDel="00000000" w:rsidR="00000000" w:rsidRPr="00000000">
        <w:rPr>
          <w:rtl w:val="0"/>
        </w:rPr>
      </w:r>
    </w:p>
    <w:p w:rsidR="00000000" w:rsidDel="00000000" w:rsidP="00000000" w:rsidRDefault="00000000" w:rsidRPr="00000000" w14:paraId="000003E9">
      <w:pPr>
        <w:spacing w:before="280" w:lineRule="auto"/>
        <w:rPr/>
      </w:pPr>
      <w:r w:rsidDel="00000000" w:rsidR="00000000" w:rsidRPr="00000000">
        <w:rPr>
          <w:rtl w:val="0"/>
        </w:rPr>
      </w:r>
    </w:p>
    <w:p w:rsidR="00000000" w:rsidDel="00000000" w:rsidP="00000000" w:rsidRDefault="00000000" w:rsidRPr="00000000" w14:paraId="000003EA">
      <w:pPr>
        <w:spacing w:before="280" w:lineRule="auto"/>
        <w:rPr/>
      </w:pPr>
      <w:r w:rsidDel="00000000" w:rsidR="00000000" w:rsidRPr="00000000">
        <w:rPr>
          <w:rtl w:val="0"/>
        </w:rPr>
      </w:r>
    </w:p>
    <w:p w:rsidR="00000000" w:rsidDel="00000000" w:rsidP="00000000" w:rsidRDefault="00000000" w:rsidRPr="00000000" w14:paraId="000003EB">
      <w:pPr>
        <w:spacing w:after="80" w:before="220" w:lineRule="auto"/>
        <w:rPr/>
      </w:pPr>
      <w:r w:rsidDel="00000000" w:rsidR="00000000" w:rsidRPr="00000000">
        <w:rPr>
          <w:b w:val="1"/>
          <w:bCs w:val="1"/>
          <w:color w:val="2e75b6"/>
          <w:sz w:val="22"/>
          <w:szCs w:val="22"/>
          <w:rtl w:val="0"/>
        </w:rPr>
        <w:t xml:space="preserve">Research Proposal</w:t>
      </w:r>
      <w:r w:rsidDel="00000000" w:rsidR="00000000" w:rsidRPr="00000000">
        <w:rPr>
          <w:rtl w:val="0"/>
        </w:rPr>
      </w:r>
    </w:p>
    <w:p w:rsidR="00000000" w:rsidDel="00000000" w:rsidP="00000000" w:rsidRDefault="00000000" w:rsidRPr="00000000" w14:paraId="000003EC">
      <w:pPr>
        <w:spacing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1834"/>
        <w:gridCol w:w="2515"/>
        <w:gridCol w:w="3641"/>
        <w:tblGridChange w:id="0">
          <w:tblGrid>
            <w:gridCol w:w="1370"/>
            <w:gridCol w:w="1834"/>
            <w:gridCol w:w="2515"/>
            <w:gridCol w:w="3641"/>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3ED">
            <w:pPr>
              <w:rPr/>
            </w:pPr>
            <w:r w:rsidDel="00000000" w:rsidR="00000000" w:rsidRPr="00000000">
              <w:rPr>
                <w:b w:val="1"/>
                <w:bCs w:val="1"/>
                <w:color w:val="ffffff"/>
                <w:sz w:val="18"/>
                <w:szCs w:val="18"/>
                <w:rtl w:val="0"/>
              </w:rPr>
              <w:t xml:space="preserve">Research Proposal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3EE">
            <w:pPr>
              <w:rPr/>
            </w:pPr>
            <w:r w:rsidDel="00000000" w:rsidR="00000000" w:rsidRPr="00000000">
              <w:rPr>
                <w:b w:val="1"/>
                <w:bCs w:val="1"/>
                <w:color w:val="ffffff"/>
                <w:sz w:val="18"/>
                <w:szCs w:val="18"/>
                <w:rtl w:val="0"/>
              </w:rPr>
              <w:t xml:space="preserve">General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3EF">
            <w:pPr>
              <w:rPr/>
            </w:pPr>
            <w:r w:rsidDel="00000000" w:rsidR="00000000" w:rsidRPr="00000000">
              <w:rPr>
                <w:b w:val="1"/>
                <w:bCs w:val="1"/>
                <w:color w:val="ffffff"/>
                <w:sz w:val="18"/>
                <w:szCs w:val="18"/>
                <w:rtl w:val="0"/>
              </w:rPr>
              <w:t xml:space="preserve">Field / 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3F0">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sz w:val="18"/>
                <w:szCs w:val="18"/>
                <w:rtl w:val="0"/>
              </w:rPr>
              <w:t xml:space="preserve">Research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sz w:val="18"/>
                <w:szCs w:val="18"/>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sz w:val="18"/>
                <w:szCs w:val="18"/>
                <w:rtl w:val="0"/>
              </w:rPr>
              <w:t xml:space="preserve">Project name/Title of the Proposed Research (Overall description, including the condition/therapeutic area, type of analysis and drug name being, type of analysis about the proposed research question that is understandable by a general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F4">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3F5">
            <w:pPr>
              <w:rPr>
                <w:sz w:val="18"/>
                <w:szCs w:val="18"/>
              </w:rPr>
            </w:pPr>
            <w:r w:rsidDel="00000000" w:rsidR="00000000" w:rsidRPr="00000000">
              <w:rPr>
                <w:sz w:val="18"/>
                <w:szCs w:val="18"/>
                <w:rtl w:val="0"/>
              </w:rPr>
              <w:t xml:space="preserve"> -- Check that the title includes an overall description of the research that is understandable by a general audience. If abbreviations are present, they should be expanded. </w:t>
            </w:r>
          </w:p>
          <w:p w:rsidR="00000000" w:rsidDel="00000000" w:rsidP="00000000" w:rsidRDefault="00000000" w:rsidRPr="00000000" w14:paraId="000003F6">
            <w:pPr>
              <w:rPr>
                <w:sz w:val="18"/>
                <w:szCs w:val="18"/>
              </w:rPr>
            </w:pPr>
            <w:hyperlink r:id="rId74">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In the Research Proposal tab, the Title of Proposed Research should include an overall description of the proposed research question that is understandable by a general audience. The title should include the condition/therapeutic area, drug name being analyzed, and the type of analysis being performed. Provide full form of all abbreviations. Please update the title accordingly.</w:t>
            </w:r>
          </w:p>
          <w:p w:rsidR="00000000" w:rsidDel="00000000" w:rsidP="00000000" w:rsidRDefault="00000000" w:rsidRPr="00000000" w14:paraId="000003F7">
            <w:pPr>
              <w:rPr>
                <w:sz w:val="18"/>
                <w:szCs w:val="18"/>
              </w:rPr>
            </w:pPr>
            <w:hyperlink r:id="rId75">
              <w:r w:rsidDel="00000000" w:rsidR="00000000" w:rsidRPr="00000000">
                <w:rPr>
                  <w:color w:val="1155cc"/>
                  <w:sz w:val="18"/>
                  <w:szCs w:val="18"/>
                  <w:u w:val="single"/>
                  <w:rtl w:val="0"/>
                </w:rPr>
                <w:t xml:space="preserve">https://app.getguru.com/card/cBo4ynki/Title-of-Proposed-Research-needs-to-be-updated-</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sz w:val="18"/>
                <w:szCs w:val="18"/>
                <w:rtl w:val="0"/>
              </w:rPr>
              <w:t xml:space="preserve">Lay Summary explaining the relevance of the project to science and public health. Chat GPT Prompt for Vivli admin edits to the lay summary when there is enough information in the lay summary but it needs to be re-written to better satisfy requirements (be sure to read through the response given by Chat GPT): rewrite this lay summary so it fulfills the requirements below. Are any of the requirements not able to be fulfilled (yes/no? list which requirements cannot be fulfilled at the end): --less than 500 words --understood by a lay audience --The project background (e.g., a brief description of the disease/condition in lay terms and how many members of the public are potentially affected) --Avoid technical or field-specific language, and briefly explain any necessary terms --Necessity of the research (i.e., how the research will add to medical science or patient care) --How the research will be conducted; (i.e. briefly describe what design and methods you have chosen and why) --Provide full form of all abbreviations in their first instance and remove in text citations: --Ensure the research is written in the first person and future tense (e.g. "we will…") Lay summary: "ENTER LAY SUMMARY, AIMS/OBJECTIVES and STUDY DESIGN BRIEF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3FB">
            <w:pPr>
              <w:rPr>
                <w:sz w:val="18"/>
                <w:szCs w:val="18"/>
              </w:rPr>
            </w:pPr>
            <w:r w:rsidDel="00000000" w:rsidR="00000000" w:rsidRPr="00000000">
              <w:rPr>
                <w:sz w:val="18"/>
                <w:szCs w:val="18"/>
                <w:rtl w:val="0"/>
              </w:rPr>
              <w:t xml:space="preserve">Required field (Should have option to put the lay summary as provided lay summary is often inadequate, incorporate ChatGPT) </w:t>
            </w:r>
          </w:p>
          <w:sdt>
            <w:sdtPr>
              <w:id w:val="1367151200"/>
              <w:tag w:val="goog_rdk_376"/>
            </w:sdtPr>
            <w:sdtContent>
              <w:p w:rsidR="00000000" w:rsidDel="00000000" w:rsidP="00000000" w:rsidRDefault="00000000" w:rsidRPr="00000000" w14:paraId="000003FC">
                <w:pPr>
                  <w:rPr>
                    <w:ins w:author="Catherine D'Arcy" w:id="46" w:date="2026-06-09T11:22:22Z"/>
                    <w:sz w:val="18"/>
                    <w:szCs w:val="18"/>
                  </w:rPr>
                </w:pPr>
                <w:sdt>
                  <w:sdtPr>
                    <w:id w:val="433379863"/>
                    <w:tag w:val="goog_rdk_375"/>
                  </w:sdtPr>
                  <w:sdtContent>
                    <w:ins w:author="Catherine D'Arcy" w:id="46" w:date="2026-06-09T11:22:22Z">
                      <w:r w:rsidDel="00000000" w:rsidR="00000000" w:rsidRPr="00000000">
                        <w:rPr>
                          <w:sz w:val="18"/>
                          <w:szCs w:val="18"/>
                          <w:rtl w:val="0"/>
                        </w:rPr>
                        <w:t xml:space="preserve">Add lay summary, aims/objectives and hypotheses, and study design brief description sections to ChatGPT if the provided lay summary does not meet all the required criteria, and suggest a re-written lay summary to the researcher.</w:t>
                      </w:r>
                    </w:ins>
                  </w:sdtContent>
                </w:sdt>
              </w:p>
            </w:sdtContent>
          </w:sdt>
          <w:p w:rsidR="00000000" w:rsidDel="00000000" w:rsidP="00000000" w:rsidRDefault="00000000" w:rsidRPr="00000000" w14:paraId="000003FD">
            <w:pPr>
              <w:rPr>
                <w:sz w:val="18"/>
                <w:szCs w:val="18"/>
              </w:rPr>
            </w:pPr>
            <w:r w:rsidDel="00000000" w:rsidR="00000000" w:rsidRPr="00000000">
              <w:rPr>
                <w:rtl w:val="0"/>
              </w:rPr>
            </w:r>
          </w:p>
          <w:p w:rsidR="00000000" w:rsidDel="00000000" w:rsidP="00000000" w:rsidRDefault="00000000" w:rsidRPr="00000000" w14:paraId="000003FE">
            <w:pPr>
              <w:rPr>
                <w:sz w:val="18"/>
                <w:szCs w:val="18"/>
              </w:rPr>
            </w:pPr>
            <w:r w:rsidDel="00000000" w:rsidR="00000000" w:rsidRPr="00000000">
              <w:rPr>
                <w:sz w:val="18"/>
                <w:szCs w:val="18"/>
                <w:rtl w:val="0"/>
              </w:rPr>
              <w:t xml:space="preserve">Check for typos, grammatical errors, and abbreviations. Vivli admin may make these revisions on the researcher's behalf. Check that the lay summary is written in language that a layperson could understand. Check the length of the lay summary, if it is &gt;500 words edit the summary if you can to remove repetition and move any overly complex information to the brief description section. If there is enough information but it has been written for a scientific audience use the instructions provided to put it through ChatGPT </w:t>
            </w:r>
          </w:p>
          <w:p w:rsidR="00000000" w:rsidDel="00000000" w:rsidP="00000000" w:rsidRDefault="00000000" w:rsidRPr="00000000" w14:paraId="000003FF">
            <w:pPr>
              <w:rPr>
                <w:sz w:val="18"/>
                <w:szCs w:val="18"/>
              </w:rPr>
            </w:pPr>
            <w:r w:rsidDel="00000000" w:rsidR="00000000" w:rsidRPr="00000000">
              <w:rPr>
                <w:sz w:val="18"/>
                <w:szCs w:val="18"/>
                <w:rtl w:val="0"/>
              </w:rPr>
              <w:t xml:space="preserve">Your system should put the lay summary, the aims/objectives and the study design sections into ChatGPT this gives the best results as the lay summary provided is often inadequate. Do not edit the lay summary if it meets all the criteria already </w:t>
            </w:r>
          </w:p>
          <w:p w:rsidR="00000000" w:rsidDel="00000000" w:rsidP="00000000" w:rsidRDefault="00000000" w:rsidRPr="00000000" w14:paraId="00000400">
            <w:pPr>
              <w:rPr>
                <w:sz w:val="18"/>
                <w:szCs w:val="18"/>
              </w:rPr>
            </w:pPr>
            <w:hyperlink r:id="rId76">
              <w:r w:rsidDel="00000000" w:rsidR="00000000" w:rsidRPr="00000000">
                <w:rPr>
                  <w:b w:val="1"/>
                  <w:bCs w:val="1"/>
                  <w:color w:val="1155cc"/>
                  <w:sz w:val="18"/>
                  <w:szCs w:val="18"/>
                  <w:u w:val="single"/>
                  <w:rtl w:val="0"/>
                </w:rPr>
                <w:t xml:space="preserve">Standard response</w:t>
              </w:r>
            </w:hyperlink>
            <w:r w:rsidDel="00000000" w:rsidR="00000000" w:rsidRPr="00000000">
              <w:rPr>
                <w:sz w:val="18"/>
                <w:szCs w:val="18"/>
                <w:rtl w:val="0"/>
              </w:rPr>
              <w:t xml:space="preserve"> for if the system has rewritten the lay summary:</w:t>
            </w:r>
          </w:p>
          <w:p w:rsidR="00000000" w:rsidDel="00000000" w:rsidP="00000000" w:rsidRDefault="00000000" w:rsidRPr="00000000" w14:paraId="00000401">
            <w:pPr>
              <w:rPr>
                <w:sz w:val="18"/>
                <w:szCs w:val="18"/>
              </w:rPr>
            </w:pPr>
            <w:r w:rsidDel="00000000" w:rsidR="00000000" w:rsidRPr="00000000">
              <w:rPr>
                <w:rtl w:val="0"/>
              </w:rPr>
            </w:r>
          </w:p>
          <w:p w:rsidR="00000000" w:rsidDel="00000000" w:rsidP="00000000" w:rsidRDefault="00000000" w:rsidRPr="00000000" w14:paraId="00000402">
            <w:pPr>
              <w:rPr>
                <w:sz w:val="18"/>
                <w:szCs w:val="18"/>
              </w:rPr>
            </w:pPr>
            <w:r w:rsidDel="00000000" w:rsidR="00000000" w:rsidRPr="00000000">
              <w:rPr>
                <w:sz w:val="18"/>
                <w:szCs w:val="18"/>
                <w:rtl w:val="0"/>
              </w:rPr>
              <w:t xml:space="preserve"> Your lay summary has been edited to make it more accessible for a non-scientific audience.</w:t>
            </w:r>
          </w:p>
          <w:p w:rsidR="00000000" w:rsidDel="00000000" w:rsidP="00000000" w:rsidRDefault="00000000" w:rsidRPr="00000000" w14:paraId="00000403">
            <w:pPr>
              <w:rPr>
                <w:sz w:val="18"/>
                <w:szCs w:val="18"/>
              </w:rPr>
            </w:pPr>
            <w:r w:rsidDel="00000000" w:rsidR="00000000" w:rsidRPr="00000000">
              <w:rPr>
                <w:rtl w:val="0"/>
              </w:rPr>
            </w:r>
          </w:p>
          <w:p w:rsidR="00000000" w:rsidDel="00000000" w:rsidP="00000000" w:rsidRDefault="00000000" w:rsidRPr="00000000" w14:paraId="00000404">
            <w:pPr>
              <w:rPr>
                <w:sz w:val="18"/>
                <w:szCs w:val="18"/>
              </w:rPr>
            </w:pPr>
            <w:r w:rsidDel="00000000" w:rsidR="00000000" w:rsidRPr="00000000">
              <w:rPr>
                <w:sz w:val="18"/>
                <w:szCs w:val="18"/>
                <w:rtl w:val="0"/>
              </w:rPr>
              <w:t xml:space="preserve"> Please review for accuracy and edit if necessary. Please note that this field is published on the Vivli website if the request is approved. </w:t>
            </w:r>
          </w:p>
          <w:p w:rsidR="00000000" w:rsidDel="00000000" w:rsidP="00000000" w:rsidRDefault="00000000" w:rsidRPr="00000000" w14:paraId="00000405">
            <w:pPr>
              <w:rPr>
                <w:sz w:val="18"/>
                <w:szCs w:val="18"/>
              </w:rPr>
            </w:pPr>
            <w:hyperlink r:id="rId77">
              <w:r w:rsidDel="00000000" w:rsidR="00000000" w:rsidRPr="00000000">
                <w:rPr>
                  <w:color w:val="1155cc"/>
                  <w:sz w:val="18"/>
                  <w:szCs w:val="18"/>
                  <w:u w:val="single"/>
                  <w:rtl w:val="0"/>
                </w:rPr>
                <w:t xml:space="preserve">https://app.getguru.com/card/T7XakRnc/Lay-summary-has-been-rewritten</w:t>
              </w:r>
            </w:hyperlink>
            <w:r w:rsidDel="00000000" w:rsidR="00000000" w:rsidRPr="00000000">
              <w:rPr>
                <w:rtl w:val="0"/>
              </w:rPr>
            </w:r>
          </w:p>
          <w:p w:rsidR="00000000" w:rsidDel="00000000" w:rsidP="00000000" w:rsidRDefault="00000000" w:rsidRPr="00000000" w14:paraId="00000406">
            <w:pPr>
              <w:rPr>
                <w:sz w:val="18"/>
                <w:szCs w:val="18"/>
              </w:rPr>
            </w:pPr>
            <w:r w:rsidDel="00000000" w:rsidR="00000000" w:rsidRPr="00000000">
              <w:rPr>
                <w:rtl w:val="0"/>
              </w:rPr>
            </w:r>
          </w:p>
          <w:p w:rsidR="00000000" w:rsidDel="00000000" w:rsidP="00000000" w:rsidRDefault="00000000" w:rsidRPr="00000000" w14:paraId="00000407">
            <w:pPr>
              <w:rPr>
                <w:sz w:val="18"/>
                <w:szCs w:val="18"/>
              </w:rPr>
            </w:pPr>
            <w:r w:rsidDel="00000000" w:rsidR="00000000" w:rsidRPr="00000000">
              <w:rPr>
                <w:sz w:val="18"/>
                <w:szCs w:val="18"/>
                <w:rtl w:val="0"/>
              </w:rPr>
              <w:t xml:space="preserve">If there is not sufficient information provided in the the lay summary, the aims/objectives and the study design sections for ChatGPT to fulfil all the criteria, send this:</w:t>
            </w:r>
          </w:p>
          <w:p w:rsidR="00000000" w:rsidDel="00000000" w:rsidP="00000000" w:rsidRDefault="00000000" w:rsidRPr="00000000" w14:paraId="00000408">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the research proposal, under lay summary, please provide an English-language summary of the proposed research that is suitable for a non-scientific or lay audience. Aim for a reading age of 12. </w:t>
            </w:r>
          </w:p>
          <w:p w:rsidR="00000000" w:rsidDel="00000000" w:rsidP="00000000" w:rsidRDefault="00000000" w:rsidRPr="00000000" w14:paraId="00000409">
            <w:pPr>
              <w:rPr>
                <w:sz w:val="18"/>
                <w:szCs w:val="18"/>
              </w:rPr>
            </w:pPr>
            <w:r w:rsidDel="00000000" w:rsidR="00000000" w:rsidRPr="00000000">
              <w:rPr>
                <w:rtl w:val="0"/>
              </w:rPr>
            </w:r>
          </w:p>
          <w:p w:rsidR="00000000" w:rsidDel="00000000" w:rsidP="00000000" w:rsidRDefault="00000000" w:rsidRPr="00000000" w14:paraId="0000040A">
            <w:pPr>
              <w:rPr>
                <w:sz w:val="18"/>
                <w:szCs w:val="18"/>
              </w:rPr>
            </w:pPr>
            <w:r w:rsidDel="00000000" w:rsidR="00000000" w:rsidRPr="00000000">
              <w:rPr>
                <w:sz w:val="18"/>
                <w:szCs w:val="18"/>
                <w:rtl w:val="0"/>
              </w:rPr>
              <w:t xml:space="preserve">Please include additional information regarding:</w:t>
            </w:r>
          </w:p>
          <w:p w:rsidR="00000000" w:rsidDel="00000000" w:rsidP="00000000" w:rsidRDefault="00000000" w:rsidRPr="00000000" w14:paraId="0000040B">
            <w:pPr>
              <w:rPr>
                <w:sz w:val="18"/>
                <w:szCs w:val="18"/>
              </w:rPr>
            </w:pPr>
            <w:r w:rsidDel="00000000" w:rsidR="00000000" w:rsidRPr="00000000">
              <w:rPr>
                <w:sz w:val="18"/>
                <w:szCs w:val="18"/>
                <w:rtl w:val="0"/>
              </w:rPr>
              <w:t xml:space="preserve"> --The project background, e.g. a brief description of the disease/condition in lay terms and how many members of the public are potentially affected</w:t>
            </w:r>
          </w:p>
          <w:p w:rsidR="00000000" w:rsidDel="00000000" w:rsidP="00000000" w:rsidRDefault="00000000" w:rsidRPr="00000000" w14:paraId="0000040C">
            <w:pPr>
              <w:rPr>
                <w:sz w:val="18"/>
                <w:szCs w:val="18"/>
              </w:rPr>
            </w:pPr>
            <w:r w:rsidDel="00000000" w:rsidR="00000000" w:rsidRPr="00000000">
              <w:rPr>
                <w:sz w:val="18"/>
                <w:szCs w:val="18"/>
                <w:rtl w:val="0"/>
              </w:rPr>
              <w:t xml:space="preserve"> --Explain in lay terms any technical or field-specific language such as "X"</w:t>
            </w:r>
          </w:p>
          <w:p w:rsidR="00000000" w:rsidDel="00000000" w:rsidP="00000000" w:rsidRDefault="00000000" w:rsidRPr="00000000" w14:paraId="0000040D">
            <w:pPr>
              <w:rPr>
                <w:sz w:val="18"/>
                <w:szCs w:val="18"/>
              </w:rPr>
            </w:pPr>
            <w:r w:rsidDel="00000000" w:rsidR="00000000" w:rsidRPr="00000000">
              <w:rPr>
                <w:sz w:val="18"/>
                <w:szCs w:val="18"/>
                <w:rtl w:val="0"/>
              </w:rPr>
              <w:t xml:space="preserve"> --Necessity of the research (i.e. how the research will add to medical science or patient care) </w:t>
            </w:r>
          </w:p>
          <w:p w:rsidR="00000000" w:rsidDel="00000000" w:rsidP="00000000" w:rsidRDefault="00000000" w:rsidRPr="00000000" w14:paraId="0000040E">
            <w:pPr>
              <w:rPr>
                <w:sz w:val="18"/>
                <w:szCs w:val="18"/>
              </w:rPr>
            </w:pPr>
            <w:r w:rsidDel="00000000" w:rsidR="00000000" w:rsidRPr="00000000">
              <w:rPr>
                <w:sz w:val="18"/>
                <w:szCs w:val="18"/>
                <w:rtl w:val="0"/>
              </w:rPr>
              <w:t xml:space="preserve">--How the research will be conducted; (i.e. briefly describe what design and methods you have chosen and why)</w:t>
            </w:r>
          </w:p>
          <w:p w:rsidR="00000000" w:rsidDel="00000000" w:rsidP="00000000" w:rsidRDefault="00000000" w:rsidRPr="00000000" w14:paraId="0000040F">
            <w:pPr>
              <w:rPr>
                <w:sz w:val="18"/>
                <w:szCs w:val="18"/>
              </w:rPr>
            </w:pPr>
            <w:r w:rsidDel="00000000" w:rsidR="00000000" w:rsidRPr="00000000">
              <w:rPr>
                <w:sz w:val="18"/>
                <w:szCs w:val="18"/>
                <w:rtl w:val="0"/>
              </w:rPr>
              <w:t xml:space="preserve"> --Provide full form of all abbreviations in their first instance For additional guidance on writing your lay summary, please see our video here: https://youtu.be/lmTfVsU-sC4 Please note that this field is published on the Vivli website if the request is approved.</w:t>
            </w:r>
          </w:p>
          <w:p w:rsidR="00000000" w:rsidDel="00000000" w:rsidP="00000000" w:rsidRDefault="00000000" w:rsidRPr="00000000" w14:paraId="00000410">
            <w:pPr>
              <w:rPr>
                <w:sz w:val="18"/>
                <w:szCs w:val="18"/>
              </w:rPr>
            </w:pPr>
            <w:r w:rsidDel="00000000" w:rsidR="00000000" w:rsidRPr="00000000">
              <w:rPr>
                <w:rtl w:val="0"/>
              </w:rPr>
            </w:r>
          </w:p>
          <w:p w:rsidR="00000000" w:rsidDel="00000000" w:rsidP="00000000" w:rsidRDefault="00000000" w:rsidRPr="00000000" w14:paraId="00000411">
            <w:pPr>
              <w:rPr>
                <w:sz w:val="18"/>
                <w:szCs w:val="18"/>
              </w:rPr>
            </w:pPr>
            <w:hyperlink r:id="rId78">
              <w:r w:rsidDel="00000000" w:rsidR="00000000" w:rsidRPr="00000000">
                <w:rPr>
                  <w:color w:val="1155cc"/>
                  <w:sz w:val="18"/>
                  <w:szCs w:val="18"/>
                  <w:u w:val="single"/>
                  <w:rtl w:val="0"/>
                </w:rPr>
                <w:t xml:space="preserve">https://app.getguru.com/card/cxELazgi/Lay-summary-is-missing-or-not-enough-information</w:t>
              </w:r>
            </w:hyperlink>
            <w:r w:rsidDel="00000000" w:rsidR="00000000" w:rsidRPr="00000000">
              <w:rPr>
                <w:rtl w:val="0"/>
              </w:rPr>
            </w:r>
          </w:p>
          <w:p w:rsidR="00000000" w:rsidDel="00000000" w:rsidP="00000000" w:rsidRDefault="00000000" w:rsidRPr="00000000" w14:paraId="00000412">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1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15">
            <w:pPr>
              <w:rPr/>
            </w:pPr>
            <w:r w:rsidDel="00000000" w:rsidR="00000000" w:rsidRPr="00000000">
              <w:rPr>
                <w:sz w:val="18"/>
                <w:szCs w:val="18"/>
                <w:rtl w:val="0"/>
              </w:rPr>
              <w:t xml:space="preserve">What are the specific aims/objectives of the research, including the specific hypotheses to be evaluated?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16">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417">
            <w:pPr>
              <w:rPr>
                <w:sz w:val="18"/>
                <w:szCs w:val="18"/>
              </w:rPr>
            </w:pPr>
            <w:r w:rsidDel="00000000" w:rsidR="00000000" w:rsidRPr="00000000">
              <w:rPr>
                <w:sz w:val="18"/>
                <w:szCs w:val="18"/>
                <w:rtl w:val="0"/>
              </w:rPr>
              <w:t xml:space="preserve"> Note: For an AI/ML or methods request there may not be an associated statistical hypothesis being tested. The request must include a question that is being asked. It may be that the researcher is looking to develop a prediction model or is looking at the associations or correlations among variables. The variables needed to perform the analysis should be specified. </w:t>
            </w:r>
          </w:p>
          <w:p w:rsidR="00000000" w:rsidDel="00000000" w:rsidP="00000000" w:rsidRDefault="00000000" w:rsidRPr="00000000" w14:paraId="00000418">
            <w:pPr>
              <w:rPr>
                <w:sz w:val="18"/>
                <w:szCs w:val="18"/>
              </w:rPr>
            </w:pPr>
            <w:r w:rsidDel="00000000" w:rsidR="00000000" w:rsidRPr="00000000">
              <w:rPr>
                <w:rtl w:val="0"/>
              </w:rPr>
            </w:r>
          </w:p>
          <w:p w:rsidR="00000000" w:rsidDel="00000000" w:rsidP="00000000" w:rsidRDefault="00000000" w:rsidRPr="00000000" w14:paraId="00000419">
            <w:pPr>
              <w:ind w:left="0" w:firstLine="0"/>
              <w:rPr>
                <w:sz w:val="18"/>
                <w:szCs w:val="18"/>
              </w:rPr>
            </w:pPr>
            <w:r w:rsidDel="00000000" w:rsidR="00000000" w:rsidRPr="00000000">
              <w:rPr>
                <w:sz w:val="18"/>
                <w:szCs w:val="18"/>
                <w:rtl w:val="0"/>
              </w:rPr>
              <w:t xml:space="preserve">1. Use this response if they have not provided aims and hypotheses:</w:t>
            </w:r>
          </w:p>
          <w:p w:rsidR="00000000" w:rsidDel="00000000" w:rsidP="00000000" w:rsidRDefault="00000000" w:rsidRPr="00000000" w14:paraId="0000041A">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the research proposal under Aims/Objectives and Hypotheses, please provide a description of the specific aims of the project and state what specific hypotheses will be evaluated.</w:t>
            </w:r>
          </w:p>
          <w:p w:rsidR="00000000" w:rsidDel="00000000" w:rsidP="00000000" w:rsidRDefault="00000000" w:rsidRPr="00000000" w14:paraId="0000041B">
            <w:pPr>
              <w:rPr>
                <w:sz w:val="18"/>
                <w:szCs w:val="18"/>
              </w:rPr>
            </w:pPr>
            <w:hyperlink r:id="rId79">
              <w:r w:rsidDel="00000000" w:rsidR="00000000" w:rsidRPr="00000000">
                <w:rPr>
                  <w:color w:val="1155cc"/>
                  <w:sz w:val="18"/>
                  <w:szCs w:val="18"/>
                  <w:u w:val="single"/>
                  <w:rtl w:val="0"/>
                </w:rPr>
                <w:t xml:space="preserve">https://app.getguru.com/card/ie5dgbdT/AimsObjectivesHypothesis-is-insufficient</w:t>
              </w:r>
            </w:hyperlink>
            <w:r w:rsidDel="00000000" w:rsidR="00000000" w:rsidRPr="00000000">
              <w:rPr>
                <w:rtl w:val="0"/>
              </w:rPr>
            </w:r>
          </w:p>
          <w:p w:rsidR="00000000" w:rsidDel="00000000" w:rsidP="00000000" w:rsidRDefault="00000000" w:rsidRPr="00000000" w14:paraId="0000041C">
            <w:pPr>
              <w:rPr>
                <w:sz w:val="18"/>
                <w:szCs w:val="18"/>
              </w:rPr>
            </w:pPr>
            <w:r w:rsidDel="00000000" w:rsidR="00000000" w:rsidRPr="00000000">
              <w:rPr>
                <w:rtl w:val="0"/>
              </w:rPr>
            </w:r>
          </w:p>
          <w:sdt>
            <w:sdtPr>
              <w:id w:val="71353200"/>
              <w:tag w:val="goog_rdk_379"/>
            </w:sdtPr>
            <w:sdtContent>
              <w:p w:rsidR="00000000" w:rsidDel="00000000" w:rsidP="00000000" w:rsidRDefault="00000000" w:rsidRPr="00000000" w14:paraId="0000041D">
                <w:pPr>
                  <w:rPr>
                    <w:ins w:author="Catherine D'Arcy" w:id="47" w:date="2026-06-09T11:15:14Z"/>
                    <w:sz w:val="18"/>
                    <w:szCs w:val="18"/>
                  </w:rPr>
                </w:pPr>
                <w:sdt>
                  <w:sdtPr>
                    <w:id w:val="2098051235"/>
                    <w:tag w:val="goog_rdk_378"/>
                  </w:sdtPr>
                  <w:sdtContent>
                    <w:ins w:author="Catherine D'Arcy" w:id="47" w:date="2026-06-09T11:15:14Z">
                      <w:r w:rsidDel="00000000" w:rsidR="00000000" w:rsidRPr="00000000">
                        <w:rPr>
                          <w:sz w:val="18"/>
                          <w:szCs w:val="18"/>
                          <w:rtl w:val="0"/>
                        </w:rPr>
                        <w:t xml:space="preserve">2. Use this response if there are aims but no hypothesis (and it is NOT an AI/ML request):</w:t>
                      </w:r>
                    </w:ins>
                  </w:sdtContent>
                </w:sdt>
              </w:p>
            </w:sdtContent>
          </w:sdt>
          <w:sdt>
            <w:sdtPr>
              <w:id w:val="358551325"/>
              <w:tag w:val="goog_rdk_381"/>
            </w:sdtPr>
            <w:sdtContent>
              <w:p w:rsidR="00000000" w:rsidDel="00000000" w:rsidP="00000000" w:rsidRDefault="00000000" w:rsidRPr="00000000" w14:paraId="0000041E">
                <w:pPr>
                  <w:rPr>
                    <w:ins w:author="Catherine D'Arcy" w:id="47" w:date="2026-06-09T11:15:14Z"/>
                    <w:sz w:val="18"/>
                    <w:szCs w:val="18"/>
                  </w:rPr>
                </w:pPr>
                <w:sdt>
                  <w:sdtPr>
                    <w:id w:val="-378197983"/>
                    <w:tag w:val="goog_rdk_380"/>
                  </w:sdtPr>
                  <w:sdtContent>
                    <w:ins w:author="Catherine D'Arcy" w:id="47" w:date="2026-06-09T11:15:14Z">
                      <w:r w:rsidDel="00000000" w:rsidR="00000000" w:rsidRPr="00000000">
                        <w:rPr>
                          <w:sz w:val="18"/>
                          <w:szCs w:val="18"/>
                          <w:rtl w:val="0"/>
                        </w:rPr>
                        <w:t xml:space="preserve">Standard response</w:t>
                      </w:r>
                    </w:ins>
                  </w:sdtContent>
                </w:sdt>
              </w:p>
            </w:sdtContent>
          </w:sdt>
          <w:sdt>
            <w:sdtPr>
              <w:id w:val="70977443"/>
              <w:tag w:val="goog_rdk_384"/>
            </w:sdtPr>
            <w:sdtContent>
              <w:p w:rsidR="00000000" w:rsidDel="00000000" w:rsidP="00000000" w:rsidRDefault="00000000" w:rsidRPr="00000000" w14:paraId="0000041F">
                <w:pPr>
                  <w:rPr>
                    <w:ins w:author="Catherine D'Arcy" w:id="47" w:date="2026-06-09T11:15:14Z"/>
                    <w:sz w:val="18"/>
                    <w:szCs w:val="18"/>
                  </w:rPr>
                </w:pPr>
                <w:sdt>
                  <w:sdtPr>
                    <w:id w:val="1097324244"/>
                    <w:tag w:val="goog_rdk_382"/>
                  </w:sdtPr>
                  <w:sdtContent>
                    <w:ins w:author="Catherine D'Arcy" w:id="47" w:date="2026-06-09T11:15:14Z"/>
                    <w:sdt>
                      <w:sdtPr>
                        <w:id w:val="2107693176"/>
                        <w:tag w:val="goog_rdk_383"/>
                      </w:sdtPr>
                      <w:sdtContent>
                        <w:ins w:author="Catherine D'Arcy" w:id="47" w:date="2026-06-09T11:15:14Z">
                          <w:r w:rsidDel="00000000" w:rsidR="00000000" w:rsidRPr="00000000">
                            <w:rPr>
                              <w:sz w:val="18"/>
                              <w:szCs w:val="18"/>
                              <w:rtl w:val="0"/>
                              <w:rPrChange w:author="Catherine D'Arcy" w:id="48" w:date="2026-06-09T11:15:14Z">
                                <w:rPr>
                                  <w:sz w:val="18"/>
                                  <w:szCs w:val="18"/>
                                </w:rPr>
                              </w:rPrChange>
                            </w:rPr>
                            <w:t xml:space="preserve">In the research proposal under Aims/Objectives and Hypotheses, please state what specific hypotheses will be evaluated. </w:t>
                          </w:r>
                        </w:ins>
                      </w:sdtContent>
                    </w:sdt>
                    <w:ins w:author="Catherine D'Arcy" w:id="47" w:date="2026-06-09T11:15:14Z">
                      <w:r w:rsidDel="00000000" w:rsidR="00000000" w:rsidRPr="00000000">
                        <w:rPr>
                          <w:rtl w:val="0"/>
                        </w:rPr>
                      </w:r>
                    </w:ins>
                  </w:sdtContent>
                </w:sdt>
              </w:p>
            </w:sdtContent>
          </w:sdt>
          <w:sdt>
            <w:sdtPr>
              <w:id w:val="-1681886081"/>
              <w:tag w:val="goog_rdk_387"/>
            </w:sdtPr>
            <w:sdtContent>
              <w:p w:rsidR="00000000" w:rsidDel="00000000" w:rsidP="00000000" w:rsidRDefault="00000000" w:rsidRPr="00000000" w14:paraId="00000420">
                <w:pPr>
                  <w:rPr>
                    <w:ins w:author="Catherine D'Arcy" w:id="47" w:date="2026-06-09T11:15:14Z"/>
                    <w:sz w:val="18"/>
                    <w:szCs w:val="18"/>
                    <w:rPrChange w:author="Catherine D'Arcy" w:id="48" w:date="2026-06-09T11:15:14Z">
                      <w:rPr>
                        <w:sz w:val="18"/>
                        <w:szCs w:val="18"/>
                      </w:rPr>
                    </w:rPrChange>
                  </w:rPr>
                </w:pPr>
                <w:sdt>
                  <w:sdtPr>
                    <w:id w:val="1544201423"/>
                    <w:tag w:val="goog_rdk_385"/>
                  </w:sdtPr>
                  <w:sdtContent>
                    <w:ins w:author="Catherine D'Arcy" w:id="47" w:date="2026-06-09T11:15:14Z">
                      <w:r w:rsidDel="00000000" w:rsidR="00000000" w:rsidRPr="00000000">
                        <w:fldChar w:fldCharType="begin"/>
                      </w:r>
                      <w:r w:rsidDel="00000000" w:rsidR="00000000" w:rsidRPr="00000000">
                        <w:instrText xml:space="preserve">HYPERLINK "https://app.getguru.com/card/ijqjo8jT/Hypothesis-missing-not-an-AIML-request"</w:instrText>
                      </w:r>
                      <w:r w:rsidDel="00000000" w:rsidR="00000000" w:rsidRPr="00000000">
                        <w:fldChar w:fldCharType="separate"/>
                      </w:r>
                      <w:r w:rsidDel="00000000" w:rsidR="00000000" w:rsidRPr="00000000">
                        <w:rPr>
                          <w:color w:val="1155cc"/>
                          <w:sz w:val="18"/>
                          <w:szCs w:val="18"/>
                          <w:u w:val="single"/>
                          <w:rtl w:val="0"/>
                        </w:rPr>
                        <w:t xml:space="preserve">https://app.getguru.com/card/ijqjo8jT/Hypothesis-missing-not-an-AIML-request</w:t>
                      </w:r>
                      <w:r w:rsidDel="00000000" w:rsidR="00000000" w:rsidRPr="00000000">
                        <w:fldChar w:fldCharType="end"/>
                      </w:r>
                    </w:ins>
                    <w:sdt>
                      <w:sdtPr>
                        <w:id w:val="1625285407"/>
                        <w:tag w:val="goog_rdk_386"/>
                      </w:sdtPr>
                      <w:sdtContent>
                        <w:ins w:author="Catherine D'Arcy" w:id="47" w:date="2026-06-09T11:15:14Z">
                          <w:r w:rsidDel="00000000" w:rsidR="00000000" w:rsidRPr="00000000">
                            <w:rPr>
                              <w:sz w:val="18"/>
                              <w:szCs w:val="18"/>
                              <w:rtl w:val="0"/>
                              <w:rPrChange w:author="Catherine D'Arcy" w:id="48" w:date="2026-06-09T11:15:14Z">
                                <w:rPr>
                                  <w:sz w:val="18"/>
                                  <w:szCs w:val="18"/>
                                </w:rPr>
                              </w:rPrChange>
                            </w:rPr>
                            <w:t xml:space="preserve"> </w:t>
                          </w:r>
                        </w:ins>
                      </w:sdtContent>
                    </w:sdt>
                    <w:ins w:author="Catherine D'Arcy" w:id="47" w:date="2026-06-09T11:15:14Z"/>
                  </w:sdtContent>
                </w:sdt>
              </w:p>
            </w:sdtContent>
          </w:sdt>
          <w:sdt>
            <w:sdtPr>
              <w:id w:val="-1234446094"/>
              <w:tag w:val="goog_rdk_389"/>
            </w:sdtPr>
            <w:sdtContent>
              <w:p w:rsidR="00000000" w:rsidDel="00000000" w:rsidP="00000000" w:rsidRDefault="00000000" w:rsidRPr="00000000" w14:paraId="00000421">
                <w:pPr>
                  <w:rPr>
                    <w:ins w:author="Catherine D'Arcy" w:id="47" w:date="2026-06-09T11:15:14Z"/>
                    <w:sz w:val="18"/>
                    <w:szCs w:val="18"/>
                  </w:rPr>
                </w:pPr>
                <w:sdt>
                  <w:sdtPr>
                    <w:id w:val="660598194"/>
                    <w:tag w:val="goog_rdk_388"/>
                  </w:sdtPr>
                  <w:sdtContent>
                    <w:ins w:author="Catherine D'Arcy" w:id="47" w:date="2026-06-09T11:15:14Z">
                      <w:r w:rsidDel="00000000" w:rsidR="00000000" w:rsidRPr="00000000">
                        <w:rPr>
                          <w:rtl w:val="0"/>
                        </w:rPr>
                      </w:r>
                    </w:ins>
                  </w:sdtContent>
                </w:sdt>
              </w:p>
            </w:sdtContent>
          </w:sdt>
          <w:p w:rsidR="00000000" w:rsidDel="00000000" w:rsidP="00000000" w:rsidRDefault="00000000" w:rsidRPr="00000000" w14:paraId="00000422">
            <w:pPr>
              <w:rPr>
                <w:sz w:val="18"/>
                <w:szCs w:val="18"/>
              </w:rPr>
            </w:pPr>
            <w:r w:rsidDel="00000000" w:rsidR="00000000" w:rsidRPr="00000000">
              <w:rPr>
                <w:sz w:val="18"/>
                <w:szCs w:val="18"/>
                <w:rtl w:val="0"/>
              </w:rPr>
              <w:t xml:space="preserve">Use this response if they have not provided hypothesesfor an AI/ML </w:t>
            </w:r>
            <w:sdt>
              <w:sdtPr>
                <w:id w:val="-355329269"/>
                <w:tag w:val="goog_rdk_390"/>
              </w:sdtPr>
              <w:sdtContent>
                <w:ins w:author="Catherine D'Arcy" w:id="49" w:date="2026-06-09T11:17:10Z">
                  <w:r w:rsidDel="00000000" w:rsidR="00000000" w:rsidRPr="00000000">
                    <w:rPr>
                      <w:sz w:val="18"/>
                      <w:szCs w:val="18"/>
                      <w:rtl w:val="0"/>
                    </w:rPr>
                    <w:t xml:space="preserve">request</w:t>
                  </w:r>
                </w:ins>
              </w:sdtContent>
            </w:sdt>
            <w:sdt>
              <w:sdtPr>
                <w:id w:val="-1795324667"/>
                <w:tag w:val="goog_rdk_391"/>
              </w:sdtPr>
              <w:sdtContent>
                <w:del w:author="Catherine D'Arcy" w:id="49" w:date="2026-06-09T11:17:10Z">
                  <w:r w:rsidDel="00000000" w:rsidR="00000000" w:rsidRPr="00000000">
                    <w:rPr>
                      <w:sz w:val="18"/>
                      <w:szCs w:val="18"/>
                      <w:rtl w:val="0"/>
                    </w:rPr>
                    <w:delText xml:space="preserve">or methods where there may not be a statistical hypothesis being tested.</w:delText>
                  </w:r>
                </w:del>
              </w:sdtContent>
            </w:sdt>
            <w:r w:rsidDel="00000000" w:rsidR="00000000" w:rsidRPr="00000000">
              <w:rPr>
                <w:rtl w:val="0"/>
              </w:rPr>
            </w:r>
          </w:p>
          <w:p w:rsidR="00000000" w:rsidDel="00000000" w:rsidP="00000000" w:rsidRDefault="00000000" w:rsidRPr="00000000" w14:paraId="00000423">
            <w:pPr>
              <w:rPr>
                <w:sz w:val="18"/>
                <w:szCs w:val="18"/>
              </w:rPr>
            </w:pPr>
            <w:r w:rsidDel="00000000" w:rsidR="00000000" w:rsidRPr="00000000">
              <w:rPr>
                <w:rtl w:val="0"/>
              </w:rPr>
            </w:r>
          </w:p>
          <w:p w:rsidR="00000000" w:rsidDel="00000000" w:rsidP="00000000" w:rsidRDefault="00000000" w:rsidRPr="00000000" w14:paraId="00000424">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the research proposal under Aims/Objectives and Hypotheses, please provide a description of the specific aims of the project and state what specific hypotheses will be evaluated. If you do not have a statistical hypothesis, please state the question you are aiming for your research to answer and ensure that you have stated the variables needed to perform your analysis.</w:t>
            </w:r>
          </w:p>
          <w:p w:rsidR="00000000" w:rsidDel="00000000" w:rsidP="00000000" w:rsidRDefault="00000000" w:rsidRPr="00000000" w14:paraId="00000425">
            <w:pPr>
              <w:rPr>
                <w:sz w:val="18"/>
                <w:szCs w:val="18"/>
              </w:rPr>
            </w:pPr>
            <w:hyperlink r:id="rId80">
              <w:r w:rsidDel="00000000" w:rsidR="00000000" w:rsidRPr="00000000">
                <w:rPr>
                  <w:color w:val="1155cc"/>
                  <w:sz w:val="18"/>
                  <w:szCs w:val="18"/>
                  <w:u w:val="single"/>
                  <w:rtl w:val="0"/>
                </w:rPr>
                <w:t xml:space="preserve">https://app.getguru.com/card/cRXRkB9i/Hypothesis-missing-AIML-request</w:t>
              </w:r>
            </w:hyperlink>
            <w:r w:rsidDel="00000000" w:rsidR="00000000" w:rsidRPr="00000000">
              <w:rPr>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27">
            <w:pPr>
              <w:rPr/>
            </w:pPr>
            <w:r w:rsidDel="00000000" w:rsidR="00000000" w:rsidRPr="00000000">
              <w:rPr>
                <w:sz w:val="18"/>
                <w:szCs w:val="18"/>
                <w:rtl w:val="0"/>
              </w:rPr>
              <w:t xml:space="preserve">Purpose of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28">
            <w:pPr>
              <w:rPr/>
            </w:pPr>
            <w:r w:rsidDel="00000000" w:rsidR="00000000" w:rsidRPr="00000000">
              <w:rPr>
                <w:sz w:val="18"/>
                <w:szCs w:val="18"/>
                <w:rtl w:val="0"/>
              </w:rPr>
              <w:t xml:space="preserve">New research question to examine treatment effectiveness on secondary endpoints and/or within subgroup populations New research question to examine treatment safety Research that confirms or validates previously conducted research on treatment effectiveness Research that confirms or validates previously conducted research on treatment safety Preliminary research to be used as part of a grant proposal Summary-level data meta-analysis Participant-level data meta-analysis Support clinical trial design Statistical methods Training/testing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29">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42A">
            <w:pPr>
              <w:rPr>
                <w:sz w:val="18"/>
                <w:szCs w:val="18"/>
              </w:rPr>
            </w:pPr>
            <w:r w:rsidDel="00000000" w:rsidR="00000000" w:rsidRPr="00000000">
              <w:rPr>
                <w:sz w:val="18"/>
                <w:szCs w:val="18"/>
                <w:rtl w:val="0"/>
              </w:rPr>
              <w:t xml:space="preserve">1. If </w:t>
            </w:r>
            <w:sdt>
              <w:sdtPr>
                <w:id w:val="-1296992704"/>
                <w:tag w:val="goog_rdk_392"/>
              </w:sdtPr>
              <w:sdtContent>
                <w:commentRangeStart w:id="17"/>
              </w:sdtContent>
            </w:sdt>
            <w:r w:rsidDel="00000000" w:rsidR="00000000" w:rsidRPr="00000000">
              <w:rPr>
                <w:sz w:val="18"/>
                <w:szCs w:val="18"/>
                <w:rtl w:val="0"/>
              </w:rPr>
              <w:t xml:space="preserve">Researcher</w:t>
            </w:r>
            <w:commentRangeEnd w:id="17"/>
            <w:r w:rsidDel="00000000" w:rsidR="00000000" w:rsidRPr="00000000">
              <w:commentReference w:id="17"/>
            </w:r>
            <w:r w:rsidDel="00000000" w:rsidR="00000000" w:rsidRPr="00000000">
              <w:rPr>
                <w:sz w:val="18"/>
                <w:szCs w:val="18"/>
                <w:rtl w:val="0"/>
              </w:rPr>
              <w:t xml:space="preserve"> selects Summary-Level Data Meta-Analysis and does not also select Participant-Level Data Meta-Analysis,  </w:t>
            </w:r>
            <w:r w:rsidDel="00000000" w:rsidR="00000000" w:rsidRPr="00000000">
              <w:rPr>
                <w:b w:val="1"/>
                <w:bCs w:val="1"/>
                <w:sz w:val="18"/>
                <w:szCs w:val="18"/>
                <w:rtl w:val="0"/>
              </w:rPr>
              <w:t xml:space="preserve">escalate for human review (see pre-form checks)</w:t>
            </w:r>
            <w:r w:rsidDel="00000000" w:rsidR="00000000" w:rsidRPr="00000000">
              <w:rPr>
                <w:rtl w:val="0"/>
              </w:rPr>
            </w:r>
          </w:p>
          <w:p w:rsidR="00000000" w:rsidDel="00000000" w:rsidP="00000000" w:rsidRDefault="00000000" w:rsidRPr="00000000" w14:paraId="0000042B">
            <w:pPr>
              <w:rPr>
                <w:sz w:val="18"/>
                <w:szCs w:val="18"/>
              </w:rPr>
            </w:pPr>
            <w:r w:rsidDel="00000000" w:rsidR="00000000" w:rsidRPr="00000000">
              <w:rPr>
                <w:rtl w:val="0"/>
              </w:rPr>
            </w:r>
          </w:p>
          <w:sdt>
            <w:sdtPr>
              <w:id w:val="1771294040"/>
              <w:tag w:val="goog_rdk_394"/>
            </w:sdtPr>
            <w:sdtContent>
              <w:p w:rsidR="00000000" w:rsidDel="00000000" w:rsidP="00000000" w:rsidRDefault="00000000" w:rsidRPr="00000000" w14:paraId="0000042C">
                <w:pPr>
                  <w:rPr>
                    <w:ins w:author="Catherine D'Arcy" w:id="50" w:date="2026-06-09T11:34:57Z"/>
                    <w:sz w:val="18"/>
                    <w:szCs w:val="18"/>
                  </w:rPr>
                </w:pPr>
                <w:r w:rsidDel="00000000" w:rsidR="00000000" w:rsidRPr="00000000">
                  <w:rPr>
                    <w:sz w:val="18"/>
                    <w:szCs w:val="18"/>
                    <w:rtl w:val="0"/>
                  </w:rPr>
                  <w:t xml:space="preserve">2. Researcher selects any purpose that includes treatment safety: "New research question to examine treatment safety" or "Research that confirms or validates previously conducted research on treatment safety.", or if the proposal mentions analyzing adverse event data:  Do not rely solely on the selected purpose of analysis. Also review the proposal for references to adverse events, safety, side effects, toxicity, tolerability, or other treatment safety analyses.</w:t>
                </w:r>
                <w:sdt>
                  <w:sdtPr>
                    <w:id w:val="-937875314"/>
                    <w:tag w:val="goog_rdk_393"/>
                  </w:sdtPr>
                  <w:sdtContent>
                    <w:ins w:author="Catherine D'Arcy" w:id="50" w:date="2026-06-09T11:34:57Z">
                      <w:r w:rsidDel="00000000" w:rsidR="00000000" w:rsidRPr="00000000">
                        <w:rPr>
                          <w:rtl w:val="0"/>
                        </w:rPr>
                      </w:r>
                    </w:ins>
                  </w:sdtContent>
                </w:sdt>
              </w:p>
            </w:sdtContent>
          </w:sdt>
          <w:p w:rsidR="00000000" w:rsidDel="00000000" w:rsidP="00000000" w:rsidRDefault="00000000" w:rsidRPr="00000000" w14:paraId="0000042D">
            <w:pPr>
              <w:rPr>
                <w:sz w:val="18"/>
                <w:szCs w:val="18"/>
              </w:rPr>
            </w:pPr>
            <w:sdt>
              <w:sdtPr>
                <w:id w:val="1713552123"/>
                <w:tag w:val="goog_rdk_395"/>
              </w:sdtPr>
              <w:sdtContent>
                <w:ins w:author="Catherine D'Arcy" w:id="50" w:date="2026-06-09T11:34:57Z">
                  <w:r w:rsidDel="00000000" w:rsidR="00000000" w:rsidRPr="00000000">
                    <w:rPr>
                      <w:sz w:val="18"/>
                      <w:szCs w:val="18"/>
                      <w:rtl w:val="0"/>
                    </w:rPr>
                    <w:t xml:space="preserve">Before sending this, </w:t>
                  </w:r>
                </w:ins>
                <w:sdt>
                  <w:sdtPr>
                    <w:id w:val="507666504"/>
                    <w:tag w:val="goog_rdk_396"/>
                  </w:sdtPr>
                  <w:sdtContent>
                    <w:ins w:author="Catherine D'Arcy" w:id="50" w:date="2026-06-09T11:34:57Z">
                      <w:r w:rsidDel="00000000" w:rsidR="00000000" w:rsidRPr="00000000">
                        <w:rPr>
                          <w:sz w:val="18"/>
                          <w:szCs w:val="18"/>
                          <w:rtl w:val="0"/>
                          <w:rPrChange w:author="Catherine D'Arcy" w:id="51" w:date="2026-06-09T11:34:57Z">
                            <w:rPr>
                              <w:sz w:val="18"/>
                              <w:szCs w:val="18"/>
                            </w:rPr>
                          </w:rPrChange>
                        </w:rPr>
                        <w:t xml:space="preserve">check the</w:t>
                      </w:r>
                    </w:ins>
                  </w:sdtContent>
                </w:sdt>
                <w:ins w:author="Catherine D'Arcy" w:id="50" w:date="2026-06-09T11:34:57Z">
                  <w:r w:rsidDel="00000000" w:rsidR="00000000" w:rsidRPr="00000000">
                    <w:rPr>
                      <w:sz w:val="18"/>
                      <w:szCs w:val="18"/>
                      <w:rtl w:val="0"/>
                    </w:rPr>
                    <w:t xml:space="preserve"> “Attachments” section for any documents that contain “MedDRA” in their name, and check the “Other Information” section for mention that MedDRA coding will not be interpreted.</w:t>
                  </w:r>
                </w:ins>
              </w:sdtContent>
            </w:sdt>
            <w:r w:rsidDel="00000000" w:rsidR="00000000" w:rsidRPr="00000000">
              <w:rPr>
                <w:rtl w:val="0"/>
              </w:rPr>
            </w:r>
          </w:p>
          <w:p w:rsidR="00000000" w:rsidDel="00000000" w:rsidP="00000000" w:rsidRDefault="00000000" w:rsidRPr="00000000" w14:paraId="0000042E">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We beli</w:t>
            </w:r>
            <w:sdt>
              <w:sdtPr>
                <w:id w:val="-1709061711"/>
                <w:tag w:val="goog_rdk_397"/>
              </w:sdtPr>
              <w:sdtContent>
                <w:commentRangeStart w:id="18"/>
              </w:sdtContent>
            </w:sdt>
            <w:r w:rsidDel="00000000" w:rsidR="00000000" w:rsidRPr="00000000">
              <w:rPr>
                <w:sz w:val="18"/>
                <w:szCs w:val="18"/>
                <w:rtl w:val="0"/>
              </w:rPr>
              <w:t xml:space="preserve">eve </w:t>
            </w:r>
            <w:commentRangeEnd w:id="18"/>
            <w:r w:rsidDel="00000000" w:rsidR="00000000" w:rsidRPr="00000000">
              <w:commentReference w:id="18"/>
            </w:r>
            <w:r w:rsidDel="00000000" w:rsidR="00000000" w:rsidRPr="00000000">
              <w:rPr>
                <w:sz w:val="18"/>
                <w:szCs w:val="18"/>
                <w:rtl w:val="0"/>
              </w:rPr>
              <w:t xml:space="preserve">that you are interested in analyzing adverse event or treatment safety data. For research that confirms or validates previously conducted research on treatment safety, if MedDRA coding is interpreted, research teams are required to have at least one member who is trained in MedDRA. --Where safety events are coded from verbatim terms, research teams are required to have at least two members who are trained in MedDRA. Training is free of charge and web-based. --We can accept the MedDRA Coding Basics training as evidence. This link will take you to the Training and Materials page, click on 'Coding' and the trainings will be displayed by Language. https://www.meddra.org/training-materials --If you attend a webinar in full or participate in a face-to-face training, you can get a certificate which you should upload in the Attachments tab. --If MedDRA coding will not be interpreted, please provide this confirmation in the "Other Information" tab.</w:t>
            </w:r>
          </w:p>
          <w:p w:rsidR="00000000" w:rsidDel="00000000" w:rsidP="00000000" w:rsidRDefault="00000000" w:rsidRPr="00000000" w14:paraId="0000042F">
            <w:pPr>
              <w:rPr>
                <w:sz w:val="18"/>
                <w:szCs w:val="18"/>
              </w:rPr>
            </w:pPr>
            <w:hyperlink r:id="rId81">
              <w:r w:rsidDel="00000000" w:rsidR="00000000" w:rsidRPr="00000000">
                <w:rPr>
                  <w:color w:val="1155cc"/>
                  <w:sz w:val="18"/>
                  <w:szCs w:val="18"/>
                  <w:u w:val="single"/>
                  <w:rtl w:val="0"/>
                </w:rPr>
                <w:t xml:space="preserve">https://app.getguru.com/card/cp9oGeAi/MedDRA-training-needed</w:t>
              </w:r>
            </w:hyperlink>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1">
            <w:pPr>
              <w:rPr/>
            </w:pPr>
            <w:r w:rsidDel="00000000" w:rsidR="00000000" w:rsidRPr="00000000">
              <w:rPr>
                <w:sz w:val="18"/>
                <w:szCs w:val="18"/>
                <w:rtl w:val="0"/>
              </w:rPr>
              <w:t xml:space="preserve">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2">
            <w:pPr>
              <w:rPr/>
            </w:pPr>
            <w:r w:rsidDel="00000000" w:rsidR="00000000" w:rsidRPr="00000000">
              <w:rPr>
                <w:sz w:val="18"/>
                <w:szCs w:val="18"/>
                <w:rtl w:val="0"/>
              </w:rPr>
              <w:t xml:space="preserve">Algorithms / Code A.I. algorithm Algorithm for predicting treatment response Code Machine Learning Clinical Guidelines Clinical guidelines Designing Future Trials, Trial Protocol Clinical trial design Clinical trial patient selection/recruitment Optimization of clinical trial parameters Funding Application / Grants Funding application/grants NIH grant Tools Patient-care decision aid/clinical tools Qualification of clinical outcome tools Statistical tools Web-based tools Other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3">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434">
            <w:pPr>
              <w:rPr>
                <w:sz w:val="18"/>
                <w:szCs w:val="18"/>
              </w:rPr>
            </w:pPr>
            <w:r w:rsidDel="00000000" w:rsidR="00000000" w:rsidRPr="00000000">
              <w:rPr>
                <w:sz w:val="18"/>
                <w:szCs w:val="18"/>
                <w:rtl w:val="0"/>
              </w:rPr>
              <w:t xml:space="preserve">If they have checked AI algorithm or Machine learning, check they have completed the AI/ML question “Please confirm if you will be using any Artificial Intelligence or Machine Learning in this request?” as ‘Yes’ (standard response in cell below).</w:t>
            </w:r>
          </w:p>
          <w:p w:rsidR="00000000" w:rsidDel="00000000" w:rsidP="00000000" w:rsidRDefault="00000000" w:rsidRPr="00000000" w14:paraId="00000435">
            <w:pPr>
              <w:rPr>
                <w:sz w:val="18"/>
                <w:szCs w:val="18"/>
              </w:rPr>
            </w:pPr>
            <w:r w:rsidDel="00000000" w:rsidR="00000000" w:rsidRPr="00000000">
              <w:rPr>
                <w:rtl w:val="0"/>
              </w:rPr>
            </w:r>
          </w:p>
          <w:p w:rsidR="00000000" w:rsidDel="00000000" w:rsidP="00000000" w:rsidRDefault="00000000" w:rsidRPr="00000000" w14:paraId="00000436">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3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38">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39">
            <w:pPr>
              <w:rPr/>
            </w:pPr>
            <w:r w:rsidDel="00000000" w:rsidR="00000000" w:rsidRPr="00000000">
              <w:rPr>
                <w:sz w:val="18"/>
                <w:szCs w:val="18"/>
                <w:rtl w:val="0"/>
              </w:rPr>
              <w:t xml:space="preserve">Confirm if Artificial Intelligence or Machine Learning methods will be used in this request. Indicate which model types will be developed in this analysis. Machine Learning Models Artificial Neural Networks (ANNs) and Similar Algorithms Generative Models / Large Language Models (LLMs) Will analysis include the use of existing trained models? Will a model be exported from the Vivli research environment? Please select how the data will be used To validate (confirm model performance) Train (adjust algorithm parameters) Creation (Building custom model using data) Will the model form the basis of a commercial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3A">
            <w:pPr>
              <w:rPr>
                <w:b w:val="1"/>
                <w:bCs w:val="1"/>
                <w:sz w:val="18"/>
                <w:szCs w:val="18"/>
              </w:rPr>
            </w:pPr>
            <w:r w:rsidDel="00000000" w:rsidR="00000000" w:rsidRPr="00000000">
              <w:rPr>
                <w:sz w:val="18"/>
                <w:szCs w:val="18"/>
                <w:rtl w:val="0"/>
              </w:rPr>
              <w:t xml:space="preserve">1. Check </w:t>
            </w:r>
            <w:r w:rsidDel="00000000" w:rsidR="00000000" w:rsidRPr="00000000">
              <w:rPr>
                <w:sz w:val="18"/>
                <w:szCs w:val="18"/>
                <w:rtl w:val="0"/>
              </w:rPr>
              <w:t xml:space="preserve"> if the risk score is 'Not allowed' - if yes, escalate to Vivli Admin </w:t>
            </w:r>
            <w:r w:rsidDel="00000000" w:rsidR="00000000" w:rsidRPr="00000000">
              <w:rPr>
                <w:b w:val="1"/>
                <w:bCs w:val="1"/>
                <w:sz w:val="18"/>
                <w:szCs w:val="18"/>
                <w:rtl w:val="0"/>
              </w:rPr>
              <w:t xml:space="preserve">(Pre-form check - escalate to human)</w:t>
            </w:r>
          </w:p>
          <w:p w:rsidR="00000000" w:rsidDel="00000000" w:rsidP="00000000" w:rsidRDefault="00000000" w:rsidRPr="00000000" w14:paraId="0000043B">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D">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3E">
            <w:pPr>
              <w:rPr/>
            </w:pPr>
            <w:r w:rsidDel="00000000" w:rsidR="00000000" w:rsidRPr="00000000">
              <w:rPr>
                <w:sz w:val="18"/>
                <w:szCs w:val="18"/>
                <w:rtl w:val="0"/>
              </w:rPr>
              <w:t xml:space="preserve">Please confirm if you will be using any Artificial Intelligence or Machine Learning in this request? * Yes or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2082095021"/>
              <w:tag w:val="goog_rdk_399"/>
            </w:sdtPr>
            <w:sdtContent>
              <w:p w:rsidR="00000000" w:rsidDel="00000000" w:rsidP="00000000" w:rsidRDefault="00000000" w:rsidRPr="00000000" w14:paraId="0000043F">
                <w:pPr>
                  <w:rPr>
                    <w:ins w:author="Sarah Sweet" w:id="52" w:date="2026-06-09T20:34:42Z"/>
                    <w:sz w:val="18"/>
                    <w:szCs w:val="18"/>
                  </w:rPr>
                </w:pPr>
                <w:r w:rsidDel="00000000" w:rsidR="00000000" w:rsidRPr="00000000">
                  <w:rPr>
                    <w:sz w:val="18"/>
                    <w:szCs w:val="18"/>
                    <w:rtl w:val="0"/>
                  </w:rPr>
                  <w:t xml:space="preserve">This is the first AI/ML question - this should be answered ‘Yes’ if they have indicated that they are using machine learning or AI in their outcomes field above. </w:t>
                </w:r>
                <w:sdt>
                  <w:sdtPr>
                    <w:id w:val="783155372"/>
                    <w:tag w:val="goog_rdk_398"/>
                  </w:sdtPr>
                  <w:sdtContent>
                    <w:ins w:author="Sarah Sweet" w:id="52" w:date="2026-06-09T20:34:42Z">
                      <w:r w:rsidDel="00000000" w:rsidR="00000000" w:rsidRPr="00000000">
                        <w:rPr>
                          <w:rtl w:val="0"/>
                        </w:rPr>
                      </w:r>
                    </w:ins>
                  </w:sdtContent>
                </w:sdt>
              </w:p>
            </w:sdtContent>
          </w:sdt>
          <w:sdt>
            <w:sdtPr>
              <w:id w:val="870965430"/>
              <w:tag w:val="goog_rdk_401"/>
            </w:sdtPr>
            <w:sdtContent>
              <w:p w:rsidR="00000000" w:rsidDel="00000000" w:rsidP="00000000" w:rsidRDefault="00000000" w:rsidRPr="00000000" w14:paraId="00000440">
                <w:pPr>
                  <w:rPr>
                    <w:ins w:author="Sarah Sweet" w:id="52" w:date="2026-06-09T20:34:42Z"/>
                    <w:sz w:val="18"/>
                    <w:szCs w:val="18"/>
                  </w:rPr>
                </w:pPr>
                <w:sdt>
                  <w:sdtPr>
                    <w:id w:val="634076588"/>
                    <w:tag w:val="goog_rdk_400"/>
                  </w:sdtPr>
                  <w:sdtContent>
                    <w:ins w:author="Sarah Sweet" w:id="52" w:date="2026-06-09T20:34:42Z">
                      <w:r w:rsidDel="00000000" w:rsidR="00000000" w:rsidRPr="00000000">
                        <w:rPr>
                          <w:rtl w:val="0"/>
                        </w:rPr>
                      </w:r>
                    </w:ins>
                  </w:sdtContent>
                </w:sdt>
              </w:p>
            </w:sdtContent>
          </w:sdt>
          <w:sdt>
            <w:sdtPr>
              <w:id w:val="-2120509765"/>
              <w:tag w:val="goog_rdk_404"/>
            </w:sdtPr>
            <w:sdtContent>
              <w:p w:rsidR="00000000" w:rsidDel="00000000" w:rsidP="00000000" w:rsidRDefault="00000000" w:rsidRPr="00000000" w14:paraId="00000441">
                <w:pPr>
                  <w:rPr>
                    <w:ins w:author="Sarah Sweet" w:id="52" w:date="2026-06-09T20:34:42Z"/>
                    <w:b w:val="1"/>
                    <w:bCs w:val="1"/>
                    <w:sz w:val="18"/>
                    <w:szCs w:val="18"/>
                    <w:rPrChange w:author="Sarah Sweet" w:id="53" w:date="2026-06-09T20:34:42Z">
                      <w:rPr>
                        <w:sz w:val="18"/>
                        <w:szCs w:val="18"/>
                      </w:rPr>
                    </w:rPrChange>
                  </w:rPr>
                </w:pPr>
                <w:sdt>
                  <w:sdtPr>
                    <w:id w:val="-604687263"/>
                    <w:tag w:val="goog_rdk_402"/>
                  </w:sdtPr>
                  <w:sdtContent>
                    <w:ins w:author="Sarah Sweet" w:id="52" w:date="2026-06-09T20:34:42Z"/>
                    <w:sdt>
                      <w:sdtPr>
                        <w:id w:val="49545451"/>
                        <w:tag w:val="goog_rdk_403"/>
                      </w:sdtPr>
                      <w:sdtContent>
                        <w:ins w:author="Sarah Sweet" w:id="52" w:date="2026-06-09T20:34:42Z">
                          <w:r w:rsidDel="00000000" w:rsidR="00000000" w:rsidRPr="00000000">
                            <w:rPr>
                              <w:b w:val="1"/>
                              <w:bCs w:val="1"/>
                              <w:sz w:val="18"/>
                              <w:szCs w:val="18"/>
                              <w:rtl w:val="0"/>
                              <w:rPrChange w:author="Sarah Sweet" w:id="53" w:date="2026-06-09T20:34:42Z">
                                <w:rPr>
                                  <w:sz w:val="18"/>
                                  <w:szCs w:val="18"/>
                                </w:rPr>
                              </w:rPrChange>
                            </w:rPr>
                            <w:t xml:space="preserve">Standard response:</w:t>
                          </w:r>
                        </w:ins>
                      </w:sdtContent>
                    </w:sdt>
                    <w:ins w:author="Sarah Sweet" w:id="52" w:date="2026-06-09T20:34:42Z"/>
                  </w:sdtContent>
                </w:sdt>
              </w:p>
            </w:sdtContent>
          </w:sdt>
          <w:sdt>
            <w:sdtPr>
              <w:id w:val="1369748905"/>
              <w:tag w:val="goog_rdk_407"/>
            </w:sdtPr>
            <w:sdtContent>
              <w:p w:rsidR="00000000" w:rsidDel="00000000" w:rsidP="00000000" w:rsidRDefault="00000000" w:rsidRPr="00000000" w14:paraId="00000442">
                <w:pPr>
                  <w:rPr>
                    <w:ins w:author="Sarah Sweet" w:id="52" w:date="2026-06-09T20:34:42Z"/>
                    <w:b w:val="1"/>
                    <w:bCs w:val="1"/>
                    <w:sz w:val="18"/>
                    <w:szCs w:val="18"/>
                    <w:rPrChange w:author="Sarah Sweet" w:id="53" w:date="2026-06-09T20:34:42Z">
                      <w:rPr>
                        <w:sz w:val="18"/>
                        <w:szCs w:val="18"/>
                      </w:rPr>
                    </w:rPrChange>
                  </w:rPr>
                </w:pPr>
                <w:sdt>
                  <w:sdtPr>
                    <w:id w:val="-1204458324"/>
                    <w:tag w:val="goog_rdk_405"/>
                  </w:sdtPr>
                  <w:sdtContent>
                    <w:ins w:author="Sarah Sweet" w:id="52" w:date="2026-06-09T20:34:42Z"/>
                    <w:sdt>
                      <w:sdtPr>
                        <w:id w:val="1806528696"/>
                        <w:tag w:val="goog_rdk_406"/>
                      </w:sdtPr>
                      <w:sdtContent>
                        <w:ins w:author="Sarah Sweet" w:id="52" w:date="2026-06-09T20:34:42Z">
                          <w:r w:rsidDel="00000000" w:rsidR="00000000" w:rsidRPr="00000000">
                            <w:rPr>
                              <w:rtl w:val="0"/>
                            </w:rPr>
                          </w:r>
                        </w:ins>
                      </w:sdtContent>
                    </w:sdt>
                    <w:ins w:author="Sarah Sweet" w:id="52" w:date="2026-06-09T20:34:42Z"/>
                  </w:sdtContent>
                </w:sdt>
              </w:p>
            </w:sdtContent>
          </w:sdt>
          <w:sdt>
            <w:sdtPr>
              <w:id w:val="165954749"/>
              <w:tag w:val="goog_rdk_411"/>
            </w:sdtPr>
            <w:sdtContent>
              <w:p w:rsidR="00000000" w:rsidDel="00000000" w:rsidP="00000000" w:rsidRDefault="00000000" w:rsidRPr="00000000" w14:paraId="00000443">
                <w:pPr>
                  <w:rPr>
                    <w:ins w:author="Sarah Sweet" w:id="52" w:date="2026-06-09T20:34:42Z"/>
                    <w:sz w:val="18"/>
                    <w:szCs w:val="18"/>
                    <w:rPrChange w:author="Sarah Sweet" w:id="53" w:date="2026-06-09T20:34:42Z">
                      <w:rPr>
                        <w:sz w:val="18"/>
                        <w:szCs w:val="18"/>
                      </w:rPr>
                    </w:rPrChange>
                  </w:rPr>
                </w:pPr>
                <w:sdt>
                  <w:sdtPr>
                    <w:id w:val="1035385358"/>
                    <w:tag w:val="goog_rdk_408"/>
                  </w:sdtPr>
                  <w:sdtContent>
                    <w:ins w:author="Sarah Sweet" w:id="52" w:date="2026-06-09T20:34:42Z"/>
                    <w:sdt>
                      <w:sdtPr>
                        <w:id w:val="1372381989"/>
                        <w:tag w:val="goog_rdk_409"/>
                      </w:sdtPr>
                      <w:sdtContent>
                        <w:ins w:author="Sarah Sweet" w:id="52" w:date="2026-06-09T20:34:42Z">
                          <w:r w:rsidDel="00000000" w:rsidR="00000000" w:rsidRPr="00000000">
                            <w:rPr>
                              <w:sz w:val="18"/>
                              <w:szCs w:val="18"/>
                              <w:rtl w:val="0"/>
                              <w:rPrChange w:author="Sarah Sweet" w:id="53" w:date="2026-06-09T20:34:42Z">
                                <w:rPr>
                                  <w:sz w:val="18"/>
                                  <w:szCs w:val="18"/>
                                </w:rPr>
                              </w:rPrChange>
                            </w:rPr>
                            <w:t xml:space="preserve">You have checked A.I. algorithm or Machine Learning in the Outcomes section. Please change your response to the question “Please confirm if you will be using any Artificial Intelligence or Machine Learning in this request?” to “Yes” and complete the other questions in this section.</w:t>
                            <w:br w:type="textWrapping"/>
                          </w:r>
                        </w:ins>
                      </w:sdtContent>
                    </w:sdt>
                    <w:ins w:author="Sarah Sweet" w:id="52" w:date="2026-06-09T20:34:42Z">
                      <w:r w:rsidDel="00000000" w:rsidR="00000000" w:rsidRPr="00000000">
                        <w:fldChar w:fldCharType="begin"/>
                      </w:r>
                      <w:r w:rsidDel="00000000" w:rsidR="00000000" w:rsidRPr="00000000">
                        <w:instrText xml:space="preserve">HYPERLINK "https://app.getguru.com/card/TdrdL8nc/AIML-questions-not-completed-when-they-should-be"</w:instrText>
                      </w:r>
                      <w:r w:rsidDel="00000000" w:rsidR="00000000" w:rsidRPr="00000000">
                        <w:fldChar w:fldCharType="separate"/>
                      </w:r>
                      <w:r w:rsidDel="00000000" w:rsidR="00000000" w:rsidRPr="00000000">
                        <w:rPr>
                          <w:color w:val="1155cc"/>
                          <w:sz w:val="18"/>
                          <w:szCs w:val="18"/>
                          <w:u w:val="single"/>
                          <w:rtl w:val="0"/>
                        </w:rPr>
                        <w:t xml:space="preserve">https://app.getguru.com/card/TdrdL8nc/AIML-questions-not-completed-when-they-should-be</w:t>
                      </w:r>
                      <w:r w:rsidDel="00000000" w:rsidR="00000000" w:rsidRPr="00000000">
                        <w:fldChar w:fldCharType="end"/>
                      </w:r>
                      <w:sdt>
                        <w:sdtPr>
                          <w:id w:val="-1918980414"/>
                          <w:tag w:val="goog_rdk_410"/>
                        </w:sdtPr>
                        <w:sdtContent>
                          <w:r w:rsidDel="00000000" w:rsidR="00000000" w:rsidRPr="00000000">
                            <w:rPr>
                              <w:sz w:val="18"/>
                              <w:szCs w:val="18"/>
                              <w:rtl w:val="0"/>
                              <w:rPrChange w:author="Sarah Sweet" w:id="53" w:date="2026-06-09T20:34:42Z">
                                <w:rPr>
                                  <w:sz w:val="18"/>
                                  <w:szCs w:val="18"/>
                                </w:rPr>
                              </w:rPrChange>
                            </w:rPr>
                            <w:t xml:space="preserve"> </w:t>
                          </w:r>
                        </w:sdtContent>
                      </w:sdt>
                    </w:ins>
                  </w:sdtContent>
                </w:sdt>
              </w:p>
            </w:sdtContent>
          </w:sdt>
          <w:sdt>
            <w:sdtPr>
              <w:id w:val="1594309553"/>
              <w:tag w:val="goog_rdk_413"/>
            </w:sdtPr>
            <w:sdtContent>
              <w:p w:rsidR="00000000" w:rsidDel="00000000" w:rsidP="00000000" w:rsidRDefault="00000000" w:rsidRPr="00000000" w14:paraId="00000444">
                <w:pPr>
                  <w:rPr>
                    <w:sz w:val="18"/>
                    <w:szCs w:val="18"/>
                    <w:rPrChange w:author="Sarah Sweet" w:id="53" w:date="2026-06-09T20:34:42Z">
                      <w:rPr/>
                    </w:rPrChange>
                  </w:rPr>
                </w:pPr>
                <w:sdt>
                  <w:sdtPr>
                    <w:id w:val="516611303"/>
                    <w:tag w:val="goog_rdk_412"/>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4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46">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47">
            <w:pPr>
              <w:rPr/>
            </w:pPr>
            <w:r w:rsidDel="00000000" w:rsidR="00000000" w:rsidRPr="00000000">
              <w:rPr>
                <w:sz w:val="18"/>
                <w:szCs w:val="18"/>
                <w:rtl w:val="0"/>
              </w:rPr>
              <w:t xml:space="preserve">Please indicate which model types will be developed in your analysis (Note: you will comment on how these models support your analysis in the SAP section): Machine learning models - Defined models similar in nature to standard statistical models (Lasso, Random Forests, Support Vector Regression, Decision Tree, K-Nearest Neighbors (KNN), Gradient Boosting, Kernal Machine, Boosting, Gaussian Mixture models (GMMs)) Artificial Neural Networks (ANNs) and Similar Algorithms - ex: Artificial Neural Networks (ANNs), Convolutional Neural Networks (CNNs), Recurrent Neural Networks (RNNs), Transformer Models (non-generative) Generative Models / Large Language Models (LLMs) – ex: GPT, Generative Adversarial Networks (GANs), Diffusion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48">
            <w:pPr>
              <w:rPr>
                <w:sz w:val="18"/>
                <w:szCs w:val="18"/>
              </w:rPr>
            </w:pPr>
            <w:r w:rsidDel="00000000" w:rsidR="00000000" w:rsidRPr="00000000">
              <w:rPr>
                <w:sz w:val="18"/>
                <w:szCs w:val="18"/>
                <w:rtl w:val="0"/>
              </w:rPr>
              <w:t xml:space="preserve">The rest of the AI/ML fields are required if they answer Yes to the question above </w:t>
            </w:r>
          </w:p>
          <w:p w:rsidR="00000000" w:rsidDel="00000000" w:rsidP="00000000" w:rsidRDefault="00000000" w:rsidRPr="00000000" w14:paraId="00000449">
            <w:pPr>
              <w:rPr>
                <w:sz w:val="18"/>
                <w:szCs w:val="18"/>
              </w:rPr>
            </w:pPr>
            <w:r w:rsidDel="00000000" w:rsidR="00000000" w:rsidRPr="00000000">
              <w:rPr>
                <w:rtl w:val="0"/>
              </w:rPr>
            </w:r>
          </w:p>
          <w:p w:rsidR="00000000" w:rsidDel="00000000" w:rsidP="00000000" w:rsidRDefault="00000000" w:rsidRPr="00000000" w14:paraId="0000044A">
            <w:pPr>
              <w:rPr/>
            </w:pPr>
            <w:r w:rsidDel="00000000" w:rsidR="00000000" w:rsidRPr="00000000">
              <w:rPr>
                <w:sz w:val="18"/>
                <w:szCs w:val="18"/>
                <w:rtl w:val="0"/>
              </w:rPr>
              <w:t xml:space="preserve">They can pick one or more of these model types - check that they mention how they will use their selected models in their statistical analysis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4C">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4D">
            <w:pPr>
              <w:rPr/>
            </w:pPr>
            <w:r w:rsidDel="00000000" w:rsidR="00000000" w:rsidRPr="00000000">
              <w:rPr>
                <w:sz w:val="18"/>
                <w:szCs w:val="18"/>
                <w:rtl w:val="0"/>
              </w:rPr>
              <w:t xml:space="preserve">Will your analysis include the use of existing trained models? Yes or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4E">
            <w:pPr>
              <w:rPr>
                <w:sz w:val="18"/>
                <w:szCs w:val="18"/>
              </w:rPr>
            </w:pPr>
            <w:r w:rsidDel="00000000" w:rsidR="00000000" w:rsidRPr="00000000">
              <w:rPr>
                <w:sz w:val="18"/>
                <w:szCs w:val="18"/>
                <w:rtl w:val="0"/>
              </w:rPr>
              <w:t xml:space="preserve">The rest of the AI/ML fields are required if they answer Yes to the question above </w:t>
            </w:r>
          </w:p>
          <w:p w:rsidR="00000000" w:rsidDel="00000000" w:rsidP="00000000" w:rsidRDefault="00000000" w:rsidRPr="00000000" w14:paraId="0000044F">
            <w:pPr>
              <w:rPr/>
            </w:pPr>
            <w:r w:rsidDel="00000000" w:rsidR="00000000" w:rsidRPr="00000000">
              <w:rPr>
                <w:sz w:val="18"/>
                <w:szCs w:val="18"/>
                <w:rtl w:val="0"/>
              </w:rPr>
              <w:t xml:space="preserve">No checks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1">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2">
            <w:pPr>
              <w:rPr/>
            </w:pPr>
            <w:r w:rsidDel="00000000" w:rsidR="00000000" w:rsidRPr="00000000">
              <w:rPr>
                <w:sz w:val="18"/>
                <w:szCs w:val="18"/>
                <w:rtl w:val="0"/>
              </w:rPr>
              <w:t xml:space="preserve">Will you be exporting a model from the Vivli research environment? Yes or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3">
            <w:pPr>
              <w:rPr>
                <w:sz w:val="18"/>
                <w:szCs w:val="18"/>
              </w:rPr>
            </w:pPr>
            <w:r w:rsidDel="00000000" w:rsidR="00000000" w:rsidRPr="00000000">
              <w:rPr>
                <w:sz w:val="18"/>
                <w:szCs w:val="18"/>
                <w:rtl w:val="0"/>
              </w:rPr>
              <w:t xml:space="preserve">The rest of the AI/ML fields are required if they answer Yes to the question above </w:t>
            </w:r>
          </w:p>
          <w:p w:rsidR="00000000" w:rsidDel="00000000" w:rsidP="00000000" w:rsidRDefault="00000000" w:rsidRPr="00000000" w14:paraId="00000454">
            <w:pPr>
              <w:rPr/>
            </w:pPr>
            <w:r w:rsidDel="00000000" w:rsidR="00000000" w:rsidRPr="00000000">
              <w:rPr>
                <w:sz w:val="18"/>
                <w:szCs w:val="18"/>
                <w:rtl w:val="0"/>
              </w:rPr>
              <w:t xml:space="preserve">No checks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5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56">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57">
            <w:pPr>
              <w:rPr/>
            </w:pPr>
            <w:r w:rsidDel="00000000" w:rsidR="00000000" w:rsidRPr="00000000">
              <w:rPr>
                <w:sz w:val="18"/>
                <w:szCs w:val="18"/>
                <w:rtl w:val="0"/>
              </w:rPr>
              <w:t xml:space="preserve">Please select how the data will be used To validate (to confirm model performance) - Data is used to confirm that a model is performing as expected To train (to adjust existing model algorithm parameters) – Data is used to adjust algorithms parameters To create a model – Data used to build a new custom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58">
            <w:pPr>
              <w:rPr>
                <w:sz w:val="18"/>
                <w:szCs w:val="18"/>
              </w:rPr>
            </w:pPr>
            <w:r w:rsidDel="00000000" w:rsidR="00000000" w:rsidRPr="00000000">
              <w:rPr>
                <w:sz w:val="18"/>
                <w:szCs w:val="18"/>
                <w:rtl w:val="0"/>
              </w:rPr>
              <w:t xml:space="preserve">The rest of the AI/ML fields are required if they answer Yes to the question above </w:t>
            </w:r>
          </w:p>
          <w:p w:rsidR="00000000" w:rsidDel="00000000" w:rsidP="00000000" w:rsidRDefault="00000000" w:rsidRPr="00000000" w14:paraId="00000459">
            <w:pPr>
              <w:rPr/>
            </w:pPr>
            <w:r w:rsidDel="00000000" w:rsidR="00000000" w:rsidRPr="00000000">
              <w:rPr>
                <w:sz w:val="18"/>
                <w:szCs w:val="18"/>
                <w:rtl w:val="0"/>
              </w:rPr>
              <w:t xml:space="preserve">No checks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B">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C">
            <w:pPr>
              <w:rPr/>
            </w:pPr>
            <w:r w:rsidDel="00000000" w:rsidR="00000000" w:rsidRPr="00000000">
              <w:rPr>
                <w:sz w:val="18"/>
                <w:szCs w:val="18"/>
                <w:rtl w:val="0"/>
              </w:rPr>
              <w:t xml:space="preserve">Will the model form the basis of a commercial product? Yes or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5D">
            <w:pPr>
              <w:rPr>
                <w:sz w:val="18"/>
                <w:szCs w:val="18"/>
              </w:rPr>
            </w:pPr>
            <w:r w:rsidDel="00000000" w:rsidR="00000000" w:rsidRPr="00000000">
              <w:rPr>
                <w:sz w:val="18"/>
                <w:szCs w:val="18"/>
                <w:rtl w:val="0"/>
              </w:rPr>
              <w:t xml:space="preserve">The rest of the AI/ML fields are required if they answer Yes to the question above </w:t>
            </w:r>
          </w:p>
          <w:p w:rsidR="00000000" w:rsidDel="00000000" w:rsidP="00000000" w:rsidRDefault="00000000" w:rsidRPr="00000000" w14:paraId="0000045E">
            <w:pPr>
              <w:rPr/>
            </w:pPr>
            <w:r w:rsidDel="00000000" w:rsidR="00000000" w:rsidRPr="00000000">
              <w:rPr>
                <w:sz w:val="18"/>
                <w:szCs w:val="18"/>
                <w:rtl w:val="0"/>
              </w:rPr>
              <w:t xml:space="preserve">No checks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60">
            <w:pPr>
              <w:rPr/>
            </w:pPr>
            <w:r w:rsidDel="00000000" w:rsidR="00000000" w:rsidRPr="00000000">
              <w:rPr>
                <w:sz w:val="18"/>
                <w:szCs w:val="18"/>
                <w:rtl w:val="0"/>
              </w:rPr>
              <w:t xml:space="preserve">Artificial Intelligence/Machine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61">
            <w:pPr>
              <w:rPr/>
            </w:pPr>
            <w:r w:rsidDel="00000000" w:rsidR="00000000" w:rsidRPr="00000000">
              <w:rPr>
                <w:sz w:val="18"/>
                <w:szCs w:val="18"/>
                <w:rtl w:val="0"/>
              </w:rPr>
              <w:t xml:space="preserve">Risk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62">
            <w:pPr>
              <w:rPr>
                <w:b w:val="1"/>
                <w:bCs w:val="1"/>
              </w:rPr>
            </w:pPr>
            <w:r w:rsidDel="00000000" w:rsidR="00000000" w:rsidRPr="00000000">
              <w:rPr>
                <w:sz w:val="18"/>
                <w:szCs w:val="18"/>
                <w:rtl w:val="0"/>
              </w:rPr>
              <w:t xml:space="preserve">This is generated by the platform, if the risk score is 'Not Allowed' route to a human - </w:t>
            </w:r>
            <w:r w:rsidDel="00000000" w:rsidR="00000000" w:rsidRPr="00000000">
              <w:rPr>
                <w:b w:val="1"/>
                <w:bCs w:val="1"/>
                <w:sz w:val="18"/>
                <w:szCs w:val="18"/>
                <w:rtl w:val="0"/>
              </w:rPr>
              <w:t xml:space="preserve">see pre-form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64">
            <w:pPr>
              <w:rPr/>
            </w:pPr>
            <w:r w:rsidDel="00000000" w:rsidR="00000000" w:rsidRPr="00000000">
              <w:rPr>
                <w:sz w:val="18"/>
                <w:szCs w:val="18"/>
                <w:rtl w:val="0"/>
              </w:rPr>
              <w:t xml:space="preserve">Study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65">
            <w:pPr>
              <w:rPr/>
            </w:pPr>
            <w:r w:rsidDel="00000000" w:rsidR="00000000" w:rsidRPr="00000000">
              <w:rPr>
                <w:sz w:val="18"/>
                <w:szCs w:val="18"/>
                <w:rtl w:val="0"/>
              </w:rPr>
              <w:t xml:space="preserve">Brief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66">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467">
            <w:pPr>
              <w:rPr>
                <w:sz w:val="18"/>
                <w:szCs w:val="18"/>
              </w:rPr>
            </w:pPr>
            <w:r w:rsidDel="00000000" w:rsidR="00000000" w:rsidRPr="00000000">
              <w:rPr>
                <w:sz w:val="18"/>
                <w:szCs w:val="18"/>
                <w:rtl w:val="0"/>
              </w:rPr>
              <w:t xml:space="preserve">1.For all </w:t>
            </w:r>
            <w:sdt>
              <w:sdtPr>
                <w:id w:val="245525921"/>
                <w:tag w:val="goog_rdk_414"/>
              </w:sdtPr>
              <w:sdtContent>
                <w:commentRangeStart w:id="19"/>
              </w:sdtContent>
            </w:sdt>
            <w:r w:rsidDel="00000000" w:rsidR="00000000" w:rsidRPr="00000000">
              <w:rPr>
                <w:sz w:val="18"/>
                <w:szCs w:val="18"/>
                <w:rtl w:val="0"/>
              </w:rPr>
              <w:t xml:space="preserve">requests </w:t>
            </w:r>
            <w:commentRangeEnd w:id="19"/>
            <w:r w:rsidDel="00000000" w:rsidR="00000000" w:rsidRPr="00000000">
              <w:commentReference w:id="19"/>
            </w:r>
            <w:r w:rsidDel="00000000" w:rsidR="00000000" w:rsidRPr="00000000">
              <w:rPr>
                <w:sz w:val="18"/>
                <w:szCs w:val="18"/>
                <w:rtl w:val="0"/>
              </w:rPr>
              <w:t xml:space="preserve">where they haven't explicitly said they are using external data, ask the researcher if they are using any data not requested through Vivli. External data includes non-Vivli datasets (e.g., sponsor-owned or external data brought into the Vivli environment). Study IDs that correspond to datasets available on Vivli should not be considered external data.</w:t>
            </w:r>
          </w:p>
          <w:p w:rsidR="00000000" w:rsidDel="00000000" w:rsidP="00000000" w:rsidRDefault="00000000" w:rsidRPr="00000000" w14:paraId="00000468">
            <w:pP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the study design brief description, please state whether you are including any studies/data not requested through Vivli in your analysis. If so, please describe how this data will be included in your analysis in the study design Brief Description section, and provide full details of all studies that you are going to analyze. You may provide the list either as an attachment or in the brief description section, and should include NCT or sponsor id, description of the study, and study sponsor.</w:t>
            </w:r>
            <w:sdt>
              <w:sdtPr>
                <w:id w:val="1910639386"/>
                <w:tag w:val="goog_rdk_415"/>
              </w:sdtPr>
              <w:sdtContent>
                <w:commentRangeStart w:id="20"/>
              </w:sdtContent>
            </w:sdt>
            <w:r w:rsidDel="00000000" w:rsidR="00000000" w:rsidRPr="00000000">
              <w:rPr>
                <w:sz w:val="18"/>
                <w:szCs w:val="18"/>
                <w:rtl w:val="0"/>
              </w:rPr>
              <w:t xml:space="preserve"> Please also clarify if you will be bringing these external studies/data into the Vivli research environment or if you are planning to export summary tables from Vivli and combine summary-level results outside of the platform. --If you will be bringing external studies into Vivli, please create a record for each study in the Studies section under "EXTERNAL DATA". You will need to confirm that the data is anonymized, and that you have permission to upload it to Vivli.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69">
            <w:pPr>
              <w:rPr>
                <w:sz w:val="18"/>
                <w:szCs w:val="18"/>
              </w:rPr>
            </w:pPr>
            <w:hyperlink r:id="rId82">
              <w:r w:rsidDel="00000000" w:rsidR="00000000" w:rsidRPr="00000000">
                <w:rPr>
                  <w:color w:val="1155cc"/>
                  <w:sz w:val="18"/>
                  <w:szCs w:val="18"/>
                  <w:u w:val="single"/>
                  <w:rtl w:val="0"/>
                </w:rPr>
                <w:t xml:space="preserve">https://app.getguru.com/card/ik5dGbRT/External-data-confirmation</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46A">
            <w:pPr>
              <w:rPr>
                <w:sz w:val="18"/>
                <w:szCs w:val="18"/>
              </w:rPr>
            </w:pPr>
            <w:r w:rsidDel="00000000" w:rsidR="00000000" w:rsidRPr="00000000">
              <w:rPr>
                <w:rtl w:val="0"/>
              </w:rPr>
            </w:r>
          </w:p>
          <w:p w:rsidR="00000000" w:rsidDel="00000000" w:rsidP="00000000" w:rsidRDefault="00000000" w:rsidRPr="00000000" w14:paraId="0000046B">
            <w:pPr>
              <w:rPr>
                <w:sz w:val="18"/>
                <w:szCs w:val="18"/>
              </w:rPr>
            </w:pPr>
            <w:r w:rsidDel="00000000" w:rsidR="00000000" w:rsidRPr="00000000">
              <w:rPr>
                <w:rtl w:val="0"/>
              </w:rPr>
            </w:r>
          </w:p>
          <w:p w:rsidR="00000000" w:rsidDel="00000000" w:rsidP="00000000" w:rsidRDefault="00000000" w:rsidRPr="00000000" w14:paraId="0000046C">
            <w:pPr>
              <w:rPr>
                <w:sz w:val="18"/>
                <w:szCs w:val="18"/>
              </w:rPr>
            </w:pPr>
            <w:r w:rsidDel="00000000" w:rsidR="00000000" w:rsidRPr="00000000">
              <w:rPr>
                <w:sz w:val="18"/>
                <w:szCs w:val="18"/>
                <w:rtl w:val="0"/>
              </w:rPr>
              <w:t xml:space="preserve">2.If they have mentioned they are using external data, check that there is an 'external data' or 'I will bring my own' record in the studies list, otherwise ask them to add one: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w:t>
            </w:r>
          </w:p>
          <w:p w:rsidR="00000000" w:rsidDel="00000000" w:rsidP="00000000" w:rsidRDefault="00000000" w:rsidRPr="00000000" w14:paraId="0000046D">
            <w:pPr>
              <w:rPr>
                <w:sz w:val="18"/>
                <w:szCs w:val="18"/>
              </w:rPr>
            </w:pPr>
            <w:sdt>
              <w:sdtPr>
                <w:id w:val="1927452739"/>
                <w:tag w:val="goog_rdk_416"/>
              </w:sdtPr>
              <w:sdtContent>
                <w:commentRangeStart w:id="21"/>
              </w:sdtContent>
            </w:sdt>
            <w:r w:rsidDel="00000000" w:rsidR="00000000" w:rsidRPr="00000000">
              <w:rPr>
                <w:sz w:val="18"/>
                <w:szCs w:val="18"/>
                <w:rtl w:val="0"/>
              </w:rPr>
              <w:t xml:space="preserve">You have mentioned that you will be using data obtained outside of Vivli. --If you will be bringing the external data into Vivli, please create a record for each study in the Studies section under "EXTERNAL DATA". You will be asked to confirm that the data are anonymized (de-identified or pseudonymized data cannot be accepted), and that you have permission to bring it into the Vivli secure research environment from the data owner, or confirm that it is publicly available data. </w:t>
            </w:r>
            <w:commentRangeEnd w:id="21"/>
            <w:r w:rsidDel="00000000" w:rsidR="00000000" w:rsidRPr="00000000">
              <w:commentReference w:id="21"/>
            </w:r>
            <w:r w:rsidDel="00000000" w:rsidR="00000000" w:rsidRPr="00000000">
              <w:rPr>
                <w:rtl w:val="0"/>
              </w:rPr>
            </w:r>
          </w:p>
          <w:sdt>
            <w:sdtPr>
              <w:id w:val="-1254816632"/>
              <w:tag w:val="goog_rdk_420"/>
            </w:sdtPr>
            <w:sdtContent>
              <w:p w:rsidR="00000000" w:rsidDel="00000000" w:rsidP="00000000" w:rsidRDefault="00000000" w:rsidRPr="00000000" w14:paraId="0000046E">
                <w:pPr>
                  <w:rPr>
                    <w:ins w:author="Catherine D'Arcy" w:id="54" w:date="2026-06-09T11:40:32Z"/>
                    <w:sz w:val="18"/>
                    <w:szCs w:val="18"/>
                    <w:rPrChange w:author="Catherine D'Arcy" w:id="55" w:date="2026-06-09T11:40:32Z">
                      <w:rPr>
                        <w:sz w:val="18"/>
                        <w:szCs w:val="18"/>
                      </w:rPr>
                    </w:rPrChange>
                  </w:rPr>
                </w:pPr>
                <w:sdt>
                  <w:sdtPr>
                    <w:id w:val="-2043934646"/>
                    <w:tag w:val="goog_rdk_418"/>
                  </w:sdtPr>
                  <w:sdtContent>
                    <w:ins w:author="Catherine D'Arcy" w:id="54" w:date="2026-06-09T11:40:32Z">
                      <w:r w:rsidDel="00000000" w:rsidR="00000000" w:rsidRPr="00000000">
                        <w:fldChar w:fldCharType="begin"/>
                      </w:r>
                      <w:r w:rsidDel="00000000" w:rsidR="00000000" w:rsidRPr="00000000">
                        <w:instrText xml:space="preserve">HYPERLINK "https://app.getguru.com/card/TgqdGbBc/Team-mentions-they-will-use-external-data"</w:instrText>
                      </w:r>
                      <w:r w:rsidDel="00000000" w:rsidR="00000000" w:rsidRPr="00000000">
                        <w:fldChar w:fldCharType="separate"/>
                      </w:r>
                      <w:r w:rsidDel="00000000" w:rsidR="00000000" w:rsidRPr="00000000">
                        <w:rPr>
                          <w:color w:val="1155cc"/>
                          <w:sz w:val="18"/>
                          <w:szCs w:val="18"/>
                          <w:u w:val="single"/>
                          <w:rtl w:val="0"/>
                        </w:rPr>
                        <w:t xml:space="preserve">https://app.getguru.com/card/TgqdGbBc/Team-mentions-they-will-use-external-data</w:t>
                      </w:r>
                      <w:r w:rsidDel="00000000" w:rsidR="00000000" w:rsidRPr="00000000">
                        <w:fldChar w:fldCharType="end"/>
                      </w:r>
                    </w:ins>
                    <w:sdt>
                      <w:sdtPr>
                        <w:id w:val="-747358200"/>
                        <w:tag w:val="goog_rdk_419"/>
                      </w:sdtPr>
                      <w:sdtContent>
                        <w:ins w:author="Catherine D'Arcy" w:id="54" w:date="2026-06-09T11:40:32Z">
                          <w:r w:rsidDel="00000000" w:rsidR="00000000" w:rsidRPr="00000000">
                            <w:rPr>
                              <w:rtl w:val="0"/>
                            </w:rPr>
                          </w:r>
                        </w:ins>
                      </w:sdtContent>
                    </w:sdt>
                    <w:ins w:author="Catherine D'Arcy" w:id="54" w:date="2026-06-09T11:40:32Z"/>
                  </w:sdtContent>
                </w:sdt>
              </w:p>
            </w:sdtContent>
          </w:sdt>
          <w:p w:rsidR="00000000" w:rsidDel="00000000" w:rsidP="00000000" w:rsidRDefault="00000000" w:rsidRPr="00000000" w14:paraId="0000046F">
            <w:pPr>
              <w:rPr>
                <w:sz w:val="18"/>
                <w:szCs w:val="18"/>
              </w:rPr>
            </w:pPr>
            <w:r w:rsidDel="00000000" w:rsidR="00000000" w:rsidRPr="00000000">
              <w:rPr>
                <w:rtl w:val="0"/>
              </w:rPr>
            </w:r>
          </w:p>
          <w:p w:rsidR="00000000" w:rsidDel="00000000" w:rsidP="00000000" w:rsidRDefault="00000000" w:rsidRPr="00000000" w14:paraId="00000470">
            <w:pPr>
              <w:rPr>
                <w:sz w:val="18"/>
                <w:szCs w:val="18"/>
              </w:rPr>
            </w:pPr>
            <w:r w:rsidDel="00000000" w:rsidR="00000000" w:rsidRPr="00000000">
              <w:rPr>
                <w:sz w:val="18"/>
                <w:szCs w:val="18"/>
                <w:rtl w:val="0"/>
              </w:rPr>
              <w:t xml:space="preserve">Check for abbreviations. Vivli admin may revise on behalf of the researcher. </w:t>
            </w:r>
          </w:p>
          <w:p w:rsidR="00000000" w:rsidDel="00000000" w:rsidP="00000000" w:rsidRDefault="00000000" w:rsidRPr="00000000" w14:paraId="00000471">
            <w:pPr>
              <w:rPr>
                <w:sz w:val="18"/>
                <w:szCs w:val="18"/>
              </w:rPr>
            </w:pPr>
            <w:r w:rsidDel="00000000" w:rsidR="00000000" w:rsidRPr="00000000">
              <w:rPr>
                <w:rtl w:val="0"/>
              </w:rPr>
            </w:r>
          </w:p>
          <w:sdt>
            <w:sdtPr>
              <w:id w:val="-2118917408"/>
              <w:tag w:val="goog_rdk_425"/>
            </w:sdtPr>
            <w:sdtContent>
              <w:p w:rsidR="00000000" w:rsidDel="00000000" w:rsidP="00000000" w:rsidRDefault="00000000" w:rsidRPr="00000000" w14:paraId="00000472">
                <w:pPr>
                  <w:rPr>
                    <w:ins w:author="Sarah Sweet" w:id="57" w:date="2026-06-09T20:40:39Z"/>
                    <w:sz w:val="18"/>
                    <w:szCs w:val="18"/>
                  </w:rPr>
                </w:pPr>
                <w:sdt>
                  <w:sdtPr>
                    <w:id w:val="462308052"/>
                    <w:tag w:val="goog_rdk_422"/>
                  </w:sdtPr>
                  <w:sdtContent>
                    <w:ins w:author="Catherine D'Arcy" w:id="56" w:date="2026-06-09T11:41:18Z">
                      <w:r w:rsidDel="00000000" w:rsidR="00000000" w:rsidRPr="00000000">
                        <w:rPr>
                          <w:sz w:val="18"/>
                          <w:szCs w:val="18"/>
                          <w:rtl w:val="0"/>
                        </w:rPr>
                        <w:t xml:space="preserve">3</w:t>
                      </w:r>
                    </w:ins>
                  </w:sdtContent>
                </w:sdt>
                <w:sdt>
                  <w:sdtPr>
                    <w:id w:val="-1012326943"/>
                    <w:tag w:val="goog_rdk_423"/>
                  </w:sdtPr>
                  <w:sdtContent>
                    <w:del w:author="Catherine D'Arcy" w:id="56" w:date="2026-06-09T11:41:18Z">
                      <w:r w:rsidDel="00000000" w:rsidR="00000000" w:rsidRPr="00000000">
                        <w:rPr>
                          <w:sz w:val="18"/>
                          <w:szCs w:val="18"/>
                          <w:rtl w:val="0"/>
                        </w:rPr>
                        <w:delText xml:space="preserve">1</w:delText>
                      </w:r>
                    </w:del>
                  </w:sdtContent>
                </w:sdt>
                <w:r w:rsidDel="00000000" w:rsidR="00000000" w:rsidRPr="00000000">
                  <w:rPr>
                    <w:sz w:val="18"/>
                    <w:szCs w:val="18"/>
                    <w:rtl w:val="0"/>
                  </w:rPr>
                  <w:t xml:space="preserve">. Check that the Brief Description field contains: a brief description of the study design, description of the study population or populations for the proposed research and information on how the data requested will help answer the proposed hypothesis.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the Research Proposal tab, in the Brief Description field, please provide a full description of your study design. Please also provide a description of the study population or populations for the proposed research and clarify how the data you have requested through Vivli will help you answer the hypothesis you have proposed.</w:t>
                </w:r>
                <w:sdt>
                  <w:sdtPr>
                    <w:id w:val="1147389052"/>
                    <w:tag w:val="goog_rdk_424"/>
                  </w:sdtPr>
                  <w:sdtContent>
                    <w:ins w:author="Sarah Sweet" w:id="57" w:date="2026-06-09T20:40:39Z">
                      <w:r w:rsidDel="00000000" w:rsidR="00000000" w:rsidRPr="00000000">
                        <w:rPr>
                          <w:rtl w:val="0"/>
                        </w:rPr>
                      </w:r>
                    </w:ins>
                  </w:sdtContent>
                </w:sdt>
              </w:p>
            </w:sdtContent>
          </w:sdt>
          <w:sdt>
            <w:sdtPr>
              <w:id w:val="555296868"/>
              <w:tag w:val="goog_rdk_427"/>
            </w:sdtPr>
            <w:sdtContent>
              <w:p w:rsidR="00000000" w:rsidDel="00000000" w:rsidP="00000000" w:rsidRDefault="00000000" w:rsidRPr="00000000" w14:paraId="00000473">
                <w:pPr>
                  <w:rPr>
                    <w:ins w:author="Sarah Sweet" w:id="57" w:date="2026-06-09T20:40:39Z"/>
                    <w:sz w:val="18"/>
                    <w:szCs w:val="18"/>
                  </w:rPr>
                </w:pPr>
                <w:sdt>
                  <w:sdtPr>
                    <w:id w:val="-1752956575"/>
                    <w:tag w:val="goog_rdk_426"/>
                  </w:sdtPr>
                  <w:sdtContent>
                    <w:ins w:author="Sarah Sweet" w:id="57" w:date="2026-06-09T20:40:39Z">
                      <w:r w:rsidDel="00000000" w:rsidR="00000000" w:rsidRPr="00000000">
                        <w:rPr>
                          <w:rtl w:val="0"/>
                        </w:rPr>
                      </w:r>
                    </w:ins>
                  </w:sdtContent>
                </w:sdt>
              </w:p>
            </w:sdtContent>
          </w:sdt>
          <w:sdt>
            <w:sdtPr>
              <w:id w:val="-481501665"/>
              <w:tag w:val="goog_rdk_430"/>
            </w:sdtPr>
            <w:sdtContent>
              <w:p w:rsidR="00000000" w:rsidDel="00000000" w:rsidP="00000000" w:rsidRDefault="00000000" w:rsidRPr="00000000" w14:paraId="00000474">
                <w:pPr>
                  <w:rPr>
                    <w:ins w:author="Sarah Sweet" w:id="57" w:date="2026-06-09T20:40:39Z"/>
                    <w:sz w:val="18"/>
                    <w:szCs w:val="18"/>
                    <w:rPrChange w:author="Sarah Sweet" w:id="58" w:date="2026-06-09T20:40:39Z">
                      <w:rPr>
                        <w:sz w:val="18"/>
                        <w:szCs w:val="18"/>
                      </w:rPr>
                    </w:rPrChange>
                  </w:rPr>
                </w:pPr>
                <w:sdt>
                  <w:sdtPr>
                    <w:id w:val="1922421071"/>
                    <w:tag w:val="goog_rdk_428"/>
                  </w:sdtPr>
                  <w:sdtContent>
                    <w:ins w:author="Sarah Sweet" w:id="57" w:date="2026-06-09T20:40:39Z">
                      <w:r w:rsidDel="00000000" w:rsidR="00000000" w:rsidRPr="00000000">
                        <w:fldChar w:fldCharType="begin"/>
                      </w:r>
                      <w:r w:rsidDel="00000000" w:rsidR="00000000" w:rsidRPr="00000000">
                        <w:instrText xml:space="preserve">HYPERLINK "https://app.getguru.com/card/iaqdgbLT/Study-design-needs-more-information"</w:instrText>
                      </w:r>
                      <w:r w:rsidDel="00000000" w:rsidR="00000000" w:rsidRPr="00000000">
                        <w:fldChar w:fldCharType="separate"/>
                      </w:r>
                      <w:r w:rsidDel="00000000" w:rsidR="00000000" w:rsidRPr="00000000">
                        <w:rPr>
                          <w:color w:val="1155cc"/>
                          <w:sz w:val="18"/>
                          <w:szCs w:val="18"/>
                          <w:u w:val="single"/>
                          <w:rtl w:val="0"/>
                        </w:rPr>
                        <w:t xml:space="preserve">https://app.getguru.com/card/iaqdgbLT/Study-design-needs-more-information</w:t>
                      </w:r>
                      <w:r w:rsidDel="00000000" w:rsidR="00000000" w:rsidRPr="00000000">
                        <w:fldChar w:fldCharType="end"/>
                      </w:r>
                    </w:ins>
                    <w:sdt>
                      <w:sdtPr>
                        <w:id w:val="2129794595"/>
                        <w:tag w:val="goog_rdk_429"/>
                      </w:sdtPr>
                      <w:sdtContent>
                        <w:ins w:author="Sarah Sweet" w:id="57" w:date="2026-06-09T20:40:39Z">
                          <w:r w:rsidDel="00000000" w:rsidR="00000000" w:rsidRPr="00000000">
                            <w:rPr>
                              <w:rtl w:val="0"/>
                            </w:rPr>
                          </w:r>
                        </w:ins>
                      </w:sdtContent>
                    </w:sdt>
                    <w:ins w:author="Sarah Sweet" w:id="57" w:date="2026-06-09T20:40:39Z"/>
                  </w:sdtContent>
                </w:sdt>
              </w:p>
            </w:sdtContent>
          </w:sdt>
          <w:sdt>
            <w:sdtPr>
              <w:id w:val="-951920727"/>
              <w:tag w:val="goog_rdk_433"/>
            </w:sdtPr>
            <w:sdtContent>
              <w:p w:rsidR="00000000" w:rsidDel="00000000" w:rsidP="00000000" w:rsidRDefault="00000000" w:rsidRPr="00000000" w14:paraId="00000475">
                <w:pPr>
                  <w:rPr>
                    <w:ins w:author="Sarah Sweet" w:id="57" w:date="2026-06-09T20:40:39Z"/>
                    <w:sz w:val="18"/>
                    <w:szCs w:val="18"/>
                    <w:rPrChange w:author="Sarah Sweet" w:id="58" w:date="2026-06-09T20:40:39Z">
                      <w:rPr>
                        <w:sz w:val="18"/>
                        <w:szCs w:val="18"/>
                      </w:rPr>
                    </w:rPrChange>
                  </w:rPr>
                </w:pPr>
                <w:sdt>
                  <w:sdtPr>
                    <w:id w:val="-946578403"/>
                    <w:tag w:val="goog_rdk_431"/>
                  </w:sdtPr>
                  <w:sdtContent>
                    <w:ins w:author="Sarah Sweet" w:id="57" w:date="2026-06-09T20:40:39Z"/>
                    <w:sdt>
                      <w:sdtPr>
                        <w:id w:val="-209980801"/>
                        <w:tag w:val="goog_rdk_432"/>
                      </w:sdtPr>
                      <w:sdtContent>
                        <w:ins w:author="Sarah Sweet" w:id="57" w:date="2026-06-09T20:40:39Z">
                          <w:r w:rsidDel="00000000" w:rsidR="00000000" w:rsidRPr="00000000">
                            <w:rPr>
                              <w:rtl w:val="0"/>
                            </w:rPr>
                          </w:r>
                        </w:ins>
                      </w:sdtContent>
                    </w:sdt>
                    <w:ins w:author="Sarah Sweet" w:id="57" w:date="2026-06-09T20:40:39Z"/>
                  </w:sdtContent>
                </w:sdt>
              </w:p>
            </w:sdtContent>
          </w:sdt>
          <w:sdt>
            <w:sdtPr>
              <w:id w:val="-1331652468"/>
              <w:tag w:val="goog_rdk_435"/>
            </w:sdtPr>
            <w:sdtContent>
              <w:p w:rsidR="00000000" w:rsidDel="00000000" w:rsidP="00000000" w:rsidRDefault="00000000" w:rsidRPr="00000000" w14:paraId="00000476">
                <w:pPr>
                  <w:rPr>
                    <w:sz w:val="18"/>
                    <w:szCs w:val="18"/>
                    <w:rPrChange w:author="Sarah Sweet" w:id="58" w:date="2026-06-09T20:40:39Z">
                      <w:rPr/>
                    </w:rPrChange>
                  </w:rPr>
                </w:pPr>
                <w:sdt>
                  <w:sdtPr>
                    <w:id w:val="-1273902975"/>
                    <w:tag w:val="goog_rdk_434"/>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79">
            <w:pPr>
              <w:rPr/>
            </w:pPr>
            <w:r w:rsidDel="00000000" w:rsidR="00000000" w:rsidRPr="00000000">
              <w:rPr>
                <w:sz w:val="18"/>
                <w:szCs w:val="18"/>
                <w:rtl w:val="0"/>
              </w:rPr>
              <w:t xml:space="preserve">Please describe the Specific Outcome Elements and how it will be categorized/defined for your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7A">
            <w:pPr>
              <w:rPr>
                <w:sz w:val="18"/>
                <w:szCs w:val="18"/>
              </w:rPr>
            </w:pPr>
            <w:r w:rsidDel="00000000" w:rsidR="00000000" w:rsidRPr="00000000">
              <w:rPr>
                <w:sz w:val="18"/>
                <w:szCs w:val="18"/>
                <w:rtl w:val="0"/>
              </w:rPr>
              <w:t xml:space="preserve">If endpoints are not explicitly described, review other sections of the proposal (e.g., study design, objectives, analysis plan) to identify likely endpoints. Where NCT IDs are provided, ClinicalTrials.gov can be used as a reference to verify endpoint information before requesting clarification from the researcher.</w:t>
            </w:r>
          </w:p>
          <w:p w:rsidR="00000000" w:rsidDel="00000000" w:rsidP="00000000" w:rsidRDefault="00000000" w:rsidRPr="00000000" w14:paraId="0000047B">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In the Research Proposal tab, under Specific Outcomes, please describe the endpoints of the requested studies that will be analyzed. </w:t>
            </w:r>
          </w:p>
          <w:p w:rsidR="00000000" w:rsidDel="00000000" w:rsidP="00000000" w:rsidRDefault="00000000" w:rsidRPr="00000000" w14:paraId="0000047C">
            <w:pPr>
              <w:rPr>
                <w:sz w:val="18"/>
                <w:szCs w:val="18"/>
              </w:rPr>
            </w:pPr>
            <w:hyperlink r:id="rId83">
              <w:r w:rsidDel="00000000" w:rsidR="00000000" w:rsidRPr="00000000">
                <w:rPr>
                  <w:color w:val="1155cc"/>
                  <w:sz w:val="18"/>
                  <w:szCs w:val="18"/>
                  <w:u w:val="single"/>
                  <w:rtl w:val="0"/>
                </w:rPr>
                <w:t xml:space="preserve">https://app.getguru.com/card/c8ELazyi/Specific-outcome-elements-needs-more-information</w:t>
              </w:r>
            </w:hyperlink>
            <w:r w:rsidDel="00000000" w:rsidR="00000000" w:rsidRPr="00000000">
              <w:rPr>
                <w:rtl w:val="0"/>
              </w:rPr>
            </w:r>
          </w:p>
          <w:p w:rsidR="00000000" w:rsidDel="00000000" w:rsidP="00000000" w:rsidRDefault="00000000" w:rsidRPr="00000000" w14:paraId="0000047D">
            <w:pPr>
              <w:rPr>
                <w:sz w:val="18"/>
                <w:szCs w:val="18"/>
              </w:rPr>
            </w:pPr>
            <w:r w:rsidDel="00000000" w:rsidR="00000000" w:rsidRPr="00000000">
              <w:rPr>
                <w:rtl w:val="0"/>
              </w:rPr>
            </w:r>
          </w:p>
          <w:p w:rsidR="00000000" w:rsidDel="00000000" w:rsidP="00000000" w:rsidRDefault="00000000" w:rsidRPr="00000000" w14:paraId="0000047E">
            <w:pPr>
              <w:rPr>
                <w:sz w:val="18"/>
                <w:szCs w:val="18"/>
              </w:rPr>
            </w:pPr>
            <w:r w:rsidDel="00000000" w:rsidR="00000000" w:rsidRPr="00000000">
              <w:rPr>
                <w:sz w:val="18"/>
                <w:szCs w:val="18"/>
                <w:rtl w:val="0"/>
              </w:rPr>
              <w:t xml:space="preserve">Check if researcher mentions analyzing adverse event data: only send the </w:t>
            </w:r>
            <w:sdt>
              <w:sdtPr>
                <w:id w:val="523487750"/>
                <w:tag w:val="goog_rdk_436"/>
              </w:sdtPr>
              <w:sdtContent>
                <w:commentRangeStart w:id="22"/>
              </w:sdtContent>
            </w:sdt>
            <w:sdt>
              <w:sdtPr>
                <w:id w:val="1394510130"/>
                <w:tag w:val="goog_rdk_437"/>
              </w:sdtPr>
              <w:sdtContent>
                <w:commentRangeStart w:id="23"/>
              </w:sdtContent>
            </w:sdt>
            <w:r w:rsidDel="00000000" w:rsidR="00000000" w:rsidRPr="00000000">
              <w:rPr>
                <w:sz w:val="18"/>
                <w:szCs w:val="18"/>
                <w:rtl w:val="0"/>
              </w:rPr>
              <w:t xml:space="preserve">MedDRA</w:t>
            </w:r>
            <w:commentRangeEnd w:id="22"/>
            <w:r w:rsidDel="00000000" w:rsidR="00000000" w:rsidRPr="00000000">
              <w:commentReference w:id="22"/>
            </w:r>
            <w:commentRangeEnd w:id="23"/>
            <w:r w:rsidDel="00000000" w:rsidR="00000000" w:rsidRPr="00000000">
              <w:commentReference w:id="23"/>
            </w:r>
            <w:r w:rsidDel="00000000" w:rsidR="00000000" w:rsidRPr="00000000">
              <w:rPr>
                <w:sz w:val="18"/>
                <w:szCs w:val="18"/>
                <w:rtl w:val="0"/>
              </w:rPr>
              <w:t xml:space="preserve"> message once if it has already been sent in the purpose of analysis section </w:t>
            </w:r>
          </w:p>
          <w:p w:rsidR="00000000" w:rsidDel="00000000" w:rsidP="00000000" w:rsidRDefault="00000000" w:rsidRPr="00000000" w14:paraId="0000047F">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believe that you are interested in analyzing adverse event or treatment safety data. For research that confirms or validates previously conducted research on treatment safety, if MedDRA coding is interpreted, research teams are required to have at least one member who is trained in MedDRA. --Where safety events are coded from verbatim terms, research teams are required to have at least two members who are trained in MedDRA. Training is free of charge and web-based. --We can accept the MedDRA Coding Basics training as evidence. This link will take you to the Training and Materials page, click on 'Coding' and the trainings will be displayed by Language. https://www.meddra.org/training-materials --If you attend a webinar in full or participate in a face-to-face training, you can get a certificate which you should upload in the Attachments tab. --If MedDRA coding will not be interpreted, please provide this confirmation in the "Other Information" tab.</w:t>
            </w:r>
          </w:p>
          <w:p w:rsidR="00000000" w:rsidDel="00000000" w:rsidP="00000000" w:rsidRDefault="00000000" w:rsidRPr="00000000" w14:paraId="00000480">
            <w:pPr>
              <w:rPr>
                <w:sz w:val="18"/>
                <w:szCs w:val="18"/>
              </w:rPr>
            </w:pPr>
            <w:hyperlink r:id="rId84">
              <w:r w:rsidDel="00000000" w:rsidR="00000000" w:rsidRPr="00000000">
                <w:rPr>
                  <w:color w:val="1155cc"/>
                  <w:sz w:val="18"/>
                  <w:szCs w:val="18"/>
                  <w:u w:val="single"/>
                  <w:rtl w:val="0"/>
                </w:rPr>
                <w:t xml:space="preserve">https://app.getguru.com/card/cp9oGeAi/MedDRA-training-needed</w:t>
              </w:r>
            </w:hyperlink>
            <w:r w:rsidDel="00000000" w:rsidR="00000000" w:rsidRPr="00000000">
              <w:rPr>
                <w:rtl w:val="0"/>
              </w:rPr>
            </w:r>
          </w:p>
          <w:p w:rsidR="00000000" w:rsidDel="00000000" w:rsidP="00000000" w:rsidRDefault="00000000" w:rsidRPr="00000000" w14:paraId="00000481">
            <w:pPr>
              <w:rPr>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8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84">
            <w:pPr>
              <w:rPr/>
            </w:pPr>
            <w:r w:rsidDel="00000000" w:rsidR="00000000" w:rsidRPr="00000000">
              <w:rPr>
                <w:sz w:val="18"/>
                <w:szCs w:val="18"/>
                <w:rtl w:val="0"/>
              </w:rPr>
              <w:t xml:space="preserve">Main Predictor / Independent Variable and how it will be categorized/defined for your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85">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486">
            <w:pPr>
              <w:rPr>
                <w:sz w:val="18"/>
                <w:szCs w:val="18"/>
              </w:rPr>
            </w:pPr>
            <w:r w:rsidDel="00000000" w:rsidR="00000000" w:rsidRPr="00000000">
              <w:rPr>
                <w:sz w:val="18"/>
                <w:szCs w:val="18"/>
                <w:rtl w:val="0"/>
              </w:rPr>
              <w:t xml:space="preserve"> </w:t>
            </w:r>
          </w:p>
          <w:p w:rsidR="00000000" w:rsidDel="00000000" w:rsidP="00000000" w:rsidRDefault="00000000" w:rsidRPr="00000000" w14:paraId="00000487">
            <w:pPr>
              <w:rPr>
                <w:sz w:val="18"/>
                <w:szCs w:val="18"/>
              </w:rPr>
            </w:pPr>
            <w:r w:rsidDel="00000000" w:rsidR="00000000" w:rsidRPr="00000000">
              <w:rPr>
                <w:sz w:val="18"/>
                <w:szCs w:val="18"/>
                <w:rtl w:val="0"/>
              </w:rPr>
              <w:t xml:space="preserve">Use the AI to check whether a viable independent variable has been provided as with the endpoints above</w:t>
            </w:r>
          </w:p>
          <w:sdt>
            <w:sdtPr>
              <w:id w:val="-397856962"/>
              <w:tag w:val="goog_rdk_441"/>
            </w:sdtPr>
            <w:sdtContent>
              <w:p w:rsidR="00000000" w:rsidDel="00000000" w:rsidP="00000000" w:rsidRDefault="00000000" w:rsidRPr="00000000" w14:paraId="00000488">
                <w:pPr>
                  <w:rPr>
                    <w:ins w:author="Sarah Sweet" w:id="60" w:date="2026-06-09T15:01:55Z"/>
                    <w:sz w:val="18"/>
                    <w:szCs w:val="18"/>
                  </w:rPr>
                </w:pPr>
                <w:sdt>
                  <w:sdtPr>
                    <w:id w:val="-737202517"/>
                    <w:tag w:val="goog_rdk_438"/>
                  </w:sdtPr>
                  <w:sdtContent>
                    <w:del w:author="Sarah Sweet" w:id="59" w:date="2026-06-09T15:02:15Z">
                      <w:r w:rsidDel="00000000" w:rsidR="00000000" w:rsidRPr="00000000">
                        <w:rPr>
                          <w:b w:val="1"/>
                          <w:bCs w:val="1"/>
                          <w:sz w:val="18"/>
                          <w:szCs w:val="18"/>
                          <w:rtl w:val="0"/>
                        </w:rPr>
                        <w:delText xml:space="preserve">Standard response</w:delText>
                      </w:r>
                    </w:del>
                  </w:sdtContent>
                </w:sdt>
                <w:sdt>
                  <w:sdtPr>
                    <w:id w:val="1153336776"/>
                    <w:tag w:val="goog_rdk_439"/>
                  </w:sdtPr>
                  <w:sdtContent>
                    <w:ins w:author="Sarah Sweet" w:id="59" w:date="2026-06-09T15:02:15Z">
                      <w:r w:rsidDel="00000000" w:rsidR="00000000" w:rsidRPr="00000000">
                        <w:fldChar w:fldCharType="begin"/>
                        <w:instrText xml:space="preserve"> HYPERLINK "https://app.getguru.com/card/iLop4nAT/Main-Predictor-Independent-Variable" </w:instrText>
                        <w:fldChar w:fldCharType="separate"/>
                      </w:r>
                      <w:r w:rsidDel="00000000" w:rsidR="00000000" w:rsidRPr="00000000">
                        <w:rPr>
                          <w:b w:val="1"/>
                          <w:bCs w:val="1"/>
                          <w:color w:val="1155cc"/>
                          <w:sz w:val="18"/>
                          <w:szCs w:val="18"/>
                          <w:u w:val="single"/>
                          <w:rtl w:val="0"/>
                        </w:rPr>
                        <w:t xml:space="preserve">Standard response</w:t>
                      </w:r>
                      <w:r w:rsidDel="00000000" w:rsidR="00000000" w:rsidRPr="00000000">
                        <w:fldChar w:fldCharType="end"/>
                      </w:r>
                    </w:ins>
                  </w:sdtContent>
                </w:sdt>
                <w:r w:rsidDel="00000000" w:rsidR="00000000" w:rsidRPr="00000000">
                  <w:rPr>
                    <w:sz w:val="18"/>
                    <w:szCs w:val="18"/>
                    <w:rtl w:val="0"/>
                  </w:rPr>
                  <w:t xml:space="preserve">: In the Research Proposal tab, under Main Predictor/Independent Variable, please provide the Main Predictor / Independent Variable and how it will be categorized/defined for your study In the Research Proposal tab, under "Main Predictor/Independent Variable," please provide the full form of the abbreviation X in its first use. check for duplication with specific outcomes field</w:t>
                </w:r>
                <w:sdt>
                  <w:sdtPr>
                    <w:id w:val="-469579827"/>
                    <w:tag w:val="goog_rdk_440"/>
                  </w:sdtPr>
                  <w:sdtContent>
                    <w:ins w:author="Sarah Sweet" w:id="60" w:date="2026-06-09T15:01:55Z">
                      <w:r w:rsidDel="00000000" w:rsidR="00000000" w:rsidRPr="00000000">
                        <w:rPr>
                          <w:rtl w:val="0"/>
                        </w:rPr>
                      </w:r>
                    </w:ins>
                  </w:sdtContent>
                </w:sdt>
              </w:p>
            </w:sdtContent>
          </w:sdt>
          <w:sdt>
            <w:sdtPr>
              <w:id w:val="1008491987"/>
              <w:tag w:val="goog_rdk_444"/>
            </w:sdtPr>
            <w:sdtContent>
              <w:p w:rsidR="00000000" w:rsidDel="00000000" w:rsidP="00000000" w:rsidRDefault="00000000" w:rsidRPr="00000000" w14:paraId="00000489">
                <w:pPr>
                  <w:rPr>
                    <w:ins w:author="Sarah Sweet" w:id="60" w:date="2026-06-09T15:01:55Z"/>
                    <w:sz w:val="18"/>
                    <w:szCs w:val="18"/>
                    <w:rPrChange w:author="Sarah Sweet" w:id="61" w:date="2026-06-09T15:01:55Z">
                      <w:rPr>
                        <w:sz w:val="18"/>
                        <w:szCs w:val="18"/>
                      </w:rPr>
                    </w:rPrChange>
                  </w:rPr>
                </w:pPr>
                <w:sdt>
                  <w:sdtPr>
                    <w:id w:val="-1108278599"/>
                    <w:tag w:val="goog_rdk_442"/>
                  </w:sdtPr>
                  <w:sdtContent>
                    <w:ins w:author="Sarah Sweet" w:id="60" w:date="2026-06-09T15:01:55Z"/>
                    <w:sdt>
                      <w:sdtPr>
                        <w:id w:val="1472618753"/>
                        <w:tag w:val="goog_rdk_443"/>
                      </w:sdtPr>
                      <w:sdtContent>
                        <w:ins w:author="Sarah Sweet" w:id="60" w:date="2026-06-09T15:01:55Z">
                          <w:r w:rsidDel="00000000" w:rsidR="00000000" w:rsidRPr="00000000">
                            <w:rPr>
                              <w:sz w:val="18"/>
                              <w:szCs w:val="18"/>
                              <w:rtl w:val="0"/>
                              <w:rPrChange w:author="Sarah Sweet" w:id="61" w:date="2026-06-09T15:01:55Z">
                                <w:rPr>
                                  <w:sz w:val="18"/>
                                  <w:szCs w:val="18"/>
                                </w:rPr>
                              </w:rPrChange>
                            </w:rPr>
                            <w:t xml:space="preserve">https://app.getguru.com/card/iLop4nAT/Main-Predictor-Independent-Variable </w:t>
                          </w:r>
                        </w:ins>
                      </w:sdtContent>
                    </w:sdt>
                    <w:ins w:author="Sarah Sweet" w:id="60" w:date="2026-06-09T15:01:55Z"/>
                  </w:sdtContent>
                </w:sdt>
              </w:p>
            </w:sdtContent>
          </w:sdt>
          <w:sdt>
            <w:sdtPr>
              <w:id w:val="1125404031"/>
              <w:tag w:val="goog_rdk_447"/>
            </w:sdtPr>
            <w:sdtContent>
              <w:p w:rsidR="00000000" w:rsidDel="00000000" w:rsidP="00000000" w:rsidRDefault="00000000" w:rsidRPr="00000000" w14:paraId="0000048A">
                <w:pPr>
                  <w:rPr>
                    <w:ins w:author="Catherine D'Arcy" w:id="62" w:date="2026-06-09T11:44:19Z"/>
                    <w:sz w:val="18"/>
                    <w:szCs w:val="18"/>
                  </w:rPr>
                </w:pPr>
                <w:sdt>
                  <w:sdtPr>
                    <w:id w:val="1280306106"/>
                    <w:tag w:val="goog_rdk_446"/>
                  </w:sdtPr>
                  <w:sdtContent>
                    <w:ins w:author="Catherine D'Arcy" w:id="62" w:date="2026-06-09T11:44:19Z">
                      <w:r w:rsidDel="00000000" w:rsidR="00000000" w:rsidRPr="00000000">
                        <w:rPr>
                          <w:rtl w:val="0"/>
                        </w:rPr>
                      </w:r>
                    </w:ins>
                  </w:sdtContent>
                </w:sdt>
              </w:p>
            </w:sdtContent>
          </w:sdt>
          <w:sdt>
            <w:sdtPr>
              <w:id w:val="1596967072"/>
              <w:tag w:val="goog_rdk_449"/>
            </w:sdtPr>
            <w:sdtContent>
              <w:p w:rsidR="00000000" w:rsidDel="00000000" w:rsidP="00000000" w:rsidRDefault="00000000" w:rsidRPr="00000000" w14:paraId="0000048B">
                <w:pPr>
                  <w:rPr>
                    <w:ins w:author="Catherine D'Arcy" w:id="62" w:date="2026-06-09T11:44:19Z"/>
                    <w:sz w:val="18"/>
                    <w:szCs w:val="18"/>
                  </w:rPr>
                </w:pPr>
                <w:sdt>
                  <w:sdtPr>
                    <w:id w:val="-816527930"/>
                    <w:tag w:val="goog_rdk_448"/>
                  </w:sdtPr>
                  <w:sdtContent>
                    <w:ins w:author="Catherine D'Arcy" w:id="62" w:date="2026-06-09T11:44:19Z">
                      <w:r w:rsidDel="00000000" w:rsidR="00000000" w:rsidRPr="00000000">
                        <w:rPr>
                          <w:rtl w:val="0"/>
                        </w:rPr>
                      </w:r>
                    </w:ins>
                  </w:sdtContent>
                </w:sdt>
              </w:p>
            </w:sdtContent>
          </w:sdt>
          <w:sdt>
            <w:sdtPr>
              <w:id w:val="2057929341"/>
              <w:tag w:val="goog_rdk_452"/>
            </w:sdtPr>
            <w:sdtContent>
              <w:p w:rsidR="00000000" w:rsidDel="00000000" w:rsidP="00000000" w:rsidRDefault="00000000" w:rsidRPr="00000000" w14:paraId="0000048C">
                <w:pPr>
                  <w:rPr>
                    <w:ins w:author="Catherine D'Arcy" w:id="62" w:date="2026-06-09T11:44:19Z"/>
                    <w:sz w:val="18"/>
                    <w:szCs w:val="18"/>
                    <w:rPrChange w:author="Catherine D'Arcy" w:id="63" w:date="2026-06-09T11:44:19Z">
                      <w:rPr>
                        <w:sz w:val="18"/>
                        <w:szCs w:val="18"/>
                      </w:rPr>
                    </w:rPrChange>
                  </w:rPr>
                </w:pPr>
                <w:sdt>
                  <w:sdtPr>
                    <w:id w:val="1062620397"/>
                    <w:tag w:val="goog_rdk_450"/>
                  </w:sdtPr>
                  <w:sdtContent>
                    <w:ins w:author="Catherine D'Arcy" w:id="62" w:date="2026-06-09T11:44:19Z"/>
                    <w:sdt>
                      <w:sdtPr>
                        <w:id w:val="-967656459"/>
                        <w:tag w:val="goog_rdk_451"/>
                      </w:sdtPr>
                      <w:sdtContent>
                        <w:ins w:author="Catherine D'Arcy" w:id="62" w:date="2026-06-09T11:44:19Z">
                          <w:r w:rsidDel="00000000" w:rsidR="00000000" w:rsidRPr="00000000">
                            <w:rPr>
                              <w:sz w:val="18"/>
                              <w:szCs w:val="18"/>
                              <w:rtl w:val="0"/>
                              <w:rPrChange w:author="Catherine D'Arcy" w:id="63" w:date="2026-06-09T11:44:19Z">
                                <w:rPr>
                                  <w:sz w:val="18"/>
                                  <w:szCs w:val="18"/>
                                </w:rPr>
                              </w:rPrChange>
                            </w:rPr>
                            <w:t xml:space="preserve">Check for abbreviations.</w:t>
                          </w:r>
                        </w:ins>
                      </w:sdtContent>
                    </w:sdt>
                    <w:ins w:author="Catherine D'Arcy" w:id="62" w:date="2026-06-09T11:44:19Z"/>
                  </w:sdtContent>
                </w:sdt>
              </w:p>
            </w:sdtContent>
          </w:sdt>
          <w:sdt>
            <w:sdtPr>
              <w:id w:val="1962717156"/>
              <w:tag w:val="goog_rdk_458"/>
            </w:sdtPr>
            <w:sdtContent>
              <w:p w:rsidR="00000000" w:rsidDel="00000000" w:rsidP="00000000" w:rsidRDefault="00000000" w:rsidRPr="00000000" w14:paraId="0000048D">
                <w:pPr>
                  <w:rPr>
                    <w:sz w:val="18"/>
                    <w:szCs w:val="18"/>
                    <w:rPrChange w:author="Catherine D'Arcy" w:id="63" w:date="2026-06-09T11:44:19Z">
                      <w:rPr/>
                    </w:rPrChange>
                  </w:rPr>
                </w:pPr>
                <w:sdt>
                  <w:sdtPr>
                    <w:id w:val="-1548484464"/>
                    <w:tag w:val="goog_rdk_453"/>
                  </w:sdtPr>
                  <w:sdtContent>
                    <w:ins w:author="Catherine D'Arcy" w:id="62" w:date="2026-06-09T11:44:19Z"/>
                    <w:sdt>
                      <w:sdtPr>
                        <w:id w:val="-1461568992"/>
                        <w:tag w:val="goog_rdk_454"/>
                      </w:sdtPr>
                      <w:sdtContent>
                        <w:commentRangeStart w:id="24"/>
                      </w:sdtContent>
                    </w:sdt>
                    <w:ins w:author="Catherine D'Arcy" w:id="62" w:date="2026-06-09T11:44:19Z">
                      <w:sdt>
                        <w:sdtPr>
                          <w:id w:val="-460261181"/>
                          <w:tag w:val="goog_rdk_455"/>
                        </w:sdtPr>
                        <w:sdtContent>
                          <w:r w:rsidDel="00000000" w:rsidR="00000000" w:rsidRPr="00000000">
                            <w:rPr>
                              <w:b w:val="1"/>
                              <w:bCs w:val="1"/>
                              <w:sz w:val="18"/>
                              <w:szCs w:val="18"/>
                              <w:rtl w:val="0"/>
                              <w:rPrChange w:author="Catherine D'Arcy" w:id="63" w:date="2026-06-09T11:44:19Z">
                                <w:rPr>
                                  <w:sz w:val="18"/>
                                  <w:szCs w:val="18"/>
                                </w:rPr>
                              </w:rPrChange>
                            </w:rPr>
                            <w:t xml:space="preserve">Standard Response</w:t>
                          </w:r>
                        </w:sdtContent>
                      </w:sdt>
                      <w:sdt>
                        <w:sdtPr>
                          <w:id w:val="1354491507"/>
                          <w:tag w:val="goog_rdk_456"/>
                        </w:sdtPr>
                        <w:sdtContent>
                          <w:r w:rsidDel="00000000" w:rsidR="00000000" w:rsidRPr="00000000">
                            <w:rPr>
                              <w:sz w:val="18"/>
                              <w:szCs w:val="18"/>
                              <w:rtl w:val="0"/>
                              <w:rPrChange w:author="Catherine D'Arcy" w:id="63" w:date="2026-06-09T11:44:19Z">
                                <w:rPr>
                                  <w:sz w:val="18"/>
                                  <w:szCs w:val="18"/>
                                </w:rPr>
                              </w:rPrChange>
                            </w:rPr>
                            <w:t xml:space="preserve">: In the Research Proposal tab, under "Main Predictor / Independent Variable," please provide the full form of the abbreviation X in its first use.</w:t>
                          </w:r>
                        </w:sdtContent>
                      </w:sdt>
                    </w:ins>
                  </w:sdtContent>
                </w:sdt>
                <w:commentRangeEnd w:id="24"/>
                <w:r w:rsidDel="00000000" w:rsidR="00000000" w:rsidRPr="00000000">
                  <w:commentReference w:id="24"/>
                </w:r>
                <w:sdt>
                  <w:sdtPr>
                    <w:id w:val="-196839698"/>
                    <w:tag w:val="goog_rdk_457"/>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0">
            <w:pPr>
              <w:rPr/>
            </w:pPr>
            <w:r w:rsidDel="00000000" w:rsidR="00000000" w:rsidRPr="00000000">
              <w:rPr>
                <w:sz w:val="18"/>
                <w:szCs w:val="18"/>
                <w:rtl w:val="0"/>
              </w:rPr>
              <w:t xml:space="preserve">Other Variables of Interest that will be used in your analysis and how it will be categorized/defined for your study (i.e. Gender, age groups, ethnic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1">
            <w:pPr>
              <w:rPr>
                <w:sz w:val="18"/>
                <w:szCs w:val="18"/>
              </w:rPr>
            </w:pPr>
            <w:r w:rsidDel="00000000" w:rsidR="00000000" w:rsidRPr="00000000">
              <w:rPr>
                <w:sz w:val="18"/>
                <w:szCs w:val="18"/>
                <w:rtl w:val="0"/>
              </w:rPr>
              <w:t xml:space="preserve">OK or Blank.</w:t>
            </w:r>
          </w:p>
          <w:p w:rsidR="00000000" w:rsidDel="00000000" w:rsidP="00000000" w:rsidRDefault="00000000" w:rsidRPr="00000000" w14:paraId="00000492">
            <w:pPr>
              <w:rPr>
                <w:sz w:val="18"/>
                <w:szCs w:val="18"/>
              </w:rPr>
            </w:pPr>
            <w:r w:rsidDel="00000000" w:rsidR="00000000" w:rsidRPr="00000000">
              <w:rPr>
                <w:sz w:val="18"/>
                <w:szCs w:val="18"/>
                <w:rtl w:val="0"/>
              </w:rPr>
              <w:t xml:space="preserve"> Check for abbreviations. </w:t>
            </w:r>
            <w:sdt>
              <w:sdtPr>
                <w:id w:val="1066143922"/>
                <w:tag w:val="goog_rdk_459"/>
              </w:sdtPr>
              <w:sdtContent>
                <w:del w:author="Amrutha Baskaran" w:id="64" w:date="2026-06-09T12:48:40Z"/>
                <w:sdt>
                  <w:sdtPr>
                    <w:id w:val="820759974"/>
                    <w:tag w:val="goog_rdk_460"/>
                  </w:sdtPr>
                  <w:sdtContent>
                    <w:commentRangeStart w:id="25"/>
                  </w:sdtContent>
                </w:sdt>
                <w:del w:author="Amrutha Baskaran" w:id="64" w:date="2026-06-09T12:48:40Z">
                  <w:r w:rsidDel="00000000" w:rsidR="00000000" w:rsidRPr="00000000">
                    <w:rPr>
                      <w:sz w:val="18"/>
                      <w:szCs w:val="18"/>
                      <w:rtl w:val="0"/>
                    </w:rPr>
                    <w:delText xml:space="preserve">Vivli admin may revise on behalf of the researcher.</w:delText>
                  </w:r>
                </w:del>
              </w:sdtContent>
            </w:sdt>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In the Research Proposal tab, under "Other Variables of Interest," please provide the full form of the abbreviation X in its first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9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95">
            <w:pPr>
              <w:rPr/>
            </w:pPr>
            <w:r w:rsidDel="00000000" w:rsidR="00000000" w:rsidRPr="00000000">
              <w:rPr>
                <w:sz w:val="18"/>
                <w:szCs w:val="18"/>
                <w:rtl w:val="0"/>
              </w:rPr>
              <w:t xml:space="preserve">Project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96">
            <w:pPr>
              <w:rPr/>
            </w:pPr>
            <w:r w:rsidDel="00000000" w:rsidR="00000000" w:rsidRPr="00000000">
              <w:rPr>
                <w:sz w:val="18"/>
                <w:szCs w:val="18"/>
                <w:rtl w:val="0"/>
              </w:rPr>
              <w:t xml:space="preserve">Target Analysis Start Date (default +5 months from creation date) and Estimated Analysis Completion Date (default +12 months from creation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498680006"/>
              <w:tag w:val="goog_rdk_464"/>
            </w:sdtPr>
            <w:sdtContent>
              <w:p w:rsidR="00000000" w:rsidDel="00000000" w:rsidP="00000000" w:rsidRDefault="00000000" w:rsidRPr="00000000" w14:paraId="00000497">
                <w:pPr>
                  <w:rPr>
                    <w:ins w:author="Amrutha Baskaran" w:id="65" w:date="2026-06-09T12:49:07Z"/>
                    <w:sz w:val="18"/>
                    <w:szCs w:val="18"/>
                    <w:rPrChange w:author="Amrutha Baskaran" w:id="66" w:date="2026-06-09T12:49:07Z">
                      <w:rPr/>
                    </w:rPrChange>
                  </w:rPr>
                </w:pPr>
                <w:sdt>
                  <w:sdtPr>
                    <w:id w:val="-1101501458"/>
                    <w:tag w:val="goog_rdk_462"/>
                  </w:sdtPr>
                  <w:sdtContent>
                    <w:ins w:author="Amrutha Baskaran" w:id="65" w:date="2026-06-09T12:49:07Z"/>
                    <w:sdt>
                      <w:sdtPr>
                        <w:id w:val="1190660996"/>
                        <w:tag w:val="goog_rdk_463"/>
                      </w:sdtPr>
                      <w:sdtContent>
                        <w:ins w:author="Amrutha Baskaran" w:id="65" w:date="2026-06-09T12:49:07Z">
                          <w:r w:rsidDel="00000000" w:rsidR="00000000" w:rsidRPr="00000000">
                            <w:rPr>
                              <w:sz w:val="18"/>
                              <w:szCs w:val="18"/>
                              <w:rtl w:val="0"/>
                              <w:rPrChange w:author="Amrutha Baskaran" w:id="66" w:date="2026-06-09T12:49:07Z">
                                <w:rPr/>
                              </w:rPrChange>
                            </w:rPr>
                            <w:t xml:space="preserve">No AI check needed</w:t>
                          </w:r>
                        </w:ins>
                      </w:sdtContent>
                    </w:sdt>
                    <w:ins w:author="Amrutha Baskaran" w:id="65" w:date="2026-06-09T12:49:07Z"/>
                  </w:sdtContent>
                </w:sdt>
              </w:p>
            </w:sdtContent>
          </w:sdt>
          <w:p w:rsidR="00000000" w:rsidDel="00000000" w:rsidP="00000000" w:rsidRDefault="00000000" w:rsidRPr="00000000" w14:paraId="00000498">
            <w:pPr>
              <w:rPr/>
            </w:pPr>
            <w:r w:rsidDel="00000000" w:rsidR="00000000" w:rsidRPr="00000000">
              <w:rPr>
                <w:sz w:val="18"/>
                <w:szCs w:val="18"/>
                <w:rtl w:val="0"/>
              </w:rPr>
              <w:t xml:space="preserve">These fields are pre-populated on the platform – not 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A">
            <w:pPr>
              <w:rPr/>
            </w:pPr>
            <w:r w:rsidDel="00000000" w:rsidR="00000000" w:rsidRPr="00000000">
              <w:rPr>
                <w:sz w:val="18"/>
                <w:szCs w:val="18"/>
                <w:rtl w:val="0"/>
              </w:rPr>
              <w:t xml:space="preserve">Dissemination &amp; Publication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B">
            <w:pPr>
              <w:rPr/>
            </w:pPr>
            <w:r w:rsidDel="00000000" w:rsidR="00000000" w:rsidRPr="00000000">
              <w:rPr>
                <w:sz w:val="18"/>
                <w:szCs w:val="18"/>
                <w:rtl w:val="0"/>
              </w:rPr>
              <w:t xml:space="preserve">Dissemination &amp; Publication Plan (Provide a description of anticipated products and target audience, including an expectation for study manuscripts and potentially suitable journals for submission of the completed research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9C">
            <w:pPr>
              <w:rPr>
                <w:sz w:val="18"/>
                <w:szCs w:val="18"/>
              </w:rPr>
            </w:pPr>
            <w:r w:rsidDel="00000000" w:rsidR="00000000" w:rsidRPr="00000000">
              <w:rPr>
                <w:sz w:val="18"/>
                <w:szCs w:val="18"/>
                <w:rtl w:val="0"/>
              </w:rPr>
              <w:t xml:space="preserve">Required field. </w:t>
            </w:r>
          </w:p>
          <w:p w:rsidR="00000000" w:rsidDel="00000000" w:rsidP="00000000" w:rsidRDefault="00000000" w:rsidRPr="00000000" w14:paraId="0000049D">
            <w:pPr>
              <w:rPr>
                <w:sz w:val="18"/>
                <w:szCs w:val="18"/>
              </w:rPr>
            </w:pPr>
            <w:r w:rsidDel="00000000" w:rsidR="00000000" w:rsidRPr="00000000">
              <w:rPr>
                <w:sz w:val="18"/>
                <w:szCs w:val="18"/>
                <w:rtl w:val="0"/>
              </w:rPr>
              <w:t xml:space="preserve">1.Does the publication plan have a clearly stated declaration of the researcher's intent to publish their results?</w:t>
            </w:r>
            <w:sdt>
              <w:sdtPr>
                <w:id w:val="1300026539"/>
                <w:tag w:val="goog_rdk_465"/>
              </w:sdtPr>
              <w:sdtContent>
                <w:ins w:author="Catherine D'Arcy" w:id="67" w:date="2026-06-09T11:47:35Z">
                  <w:r w:rsidDel="00000000" w:rsidR="00000000" w:rsidRPr="00000000">
                    <w:rPr>
                      <w:sz w:val="18"/>
                      <w:szCs w:val="18"/>
                      <w:rtl w:val="0"/>
                    </w:rPr>
                    <w:t xml:space="preserve"> If not,</w:t>
                  </w:r>
                </w:ins>
              </w:sdtContent>
            </w:sdt>
            <w:r w:rsidDel="00000000" w:rsidR="00000000" w:rsidRPr="00000000">
              <w:rPr>
                <w:rtl w:val="0"/>
              </w:rPr>
            </w:r>
          </w:p>
          <w:p w:rsidR="00000000" w:rsidDel="00000000" w:rsidP="00000000" w:rsidRDefault="00000000" w:rsidRPr="00000000" w14:paraId="0000049E">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As per the Data Use Agreement, there is an expectation that the dissemination plan includes a definitive statement to publish and disseminate your findings to contribute to furthering scientific knowledge. Please update the dissemination and publication plan of your Research Proposal to include a statement declarative of your intention to publish your research findings, and include possible journals or conferences where you plan to submit your research findings, (e.g. "We plan to submit our research findings to peer-reviewed journals targeted at X scientific community such as _______.").</w:t>
            </w:r>
          </w:p>
          <w:p w:rsidR="00000000" w:rsidDel="00000000" w:rsidP="00000000" w:rsidRDefault="00000000" w:rsidRPr="00000000" w14:paraId="0000049F">
            <w:pPr>
              <w:rPr>
                <w:sz w:val="18"/>
                <w:szCs w:val="18"/>
              </w:rPr>
            </w:pPr>
            <w:sdt>
              <w:sdtPr>
                <w:id w:val="1818952031"/>
                <w:tag w:val="goog_rdk_467"/>
              </w:sdtPr>
              <w:sdtContent>
                <w:ins w:author="Catherine D'Arcy" w:id="68" w:date="2026-06-09T11:48:59Z">
                  <w:r w:rsidDel="00000000" w:rsidR="00000000" w:rsidRPr="00000000">
                    <w:fldChar w:fldCharType="begin"/>
                  </w:r>
                  <w:r w:rsidDel="00000000" w:rsidR="00000000" w:rsidRPr="00000000">
                    <w:instrText xml:space="preserve">HYPERLINK "https://app.getguru.com/card/co5dk8oi/Publication-plan-does-not-say-they-will-publish"</w:instrText>
                  </w:r>
                  <w:r w:rsidDel="00000000" w:rsidR="00000000" w:rsidRPr="00000000">
                    <w:fldChar w:fldCharType="separate"/>
                  </w:r>
                  <w:r w:rsidDel="00000000" w:rsidR="00000000" w:rsidRPr="00000000">
                    <w:rPr>
                      <w:color w:val="1155cc"/>
                      <w:sz w:val="18"/>
                      <w:szCs w:val="18"/>
                      <w:u w:val="single"/>
                      <w:rtl w:val="0"/>
                    </w:rPr>
                    <w:t xml:space="preserve">https://app.getguru.com/card/co5dk8oi/Publication-plan-does-not-say-they-will-publish</w:t>
                  </w:r>
                  <w:r w:rsidDel="00000000" w:rsidR="00000000" w:rsidRPr="00000000">
                    <w:fldChar w:fldCharType="end"/>
                  </w:r>
                </w:ins>
                <w:sdt>
                  <w:sdtPr>
                    <w:id w:val="-1883810182"/>
                    <w:tag w:val="goog_rdk_468"/>
                  </w:sdtPr>
                  <w:sdtContent>
                    <w:ins w:author="Catherine D'Arcy" w:id="68" w:date="2026-06-09T11:48:59Z">
                      <w:r w:rsidDel="00000000" w:rsidR="00000000" w:rsidRPr="00000000">
                        <w:rPr>
                          <w:sz w:val="18"/>
                          <w:szCs w:val="18"/>
                          <w:rtl w:val="0"/>
                          <w:rPrChange w:author="Catherine D'Arcy" w:id="69" w:date="2026-06-09T11:48:59Z">
                            <w:rPr>
                              <w:sz w:val="18"/>
                              <w:szCs w:val="18"/>
                            </w:rPr>
                          </w:rPrChange>
                        </w:rPr>
                        <w:t xml:space="preserve"> </w:t>
                      </w:r>
                    </w:ins>
                  </w:sdtContent>
                </w:sdt>
                <w:ins w:author="Catherine D'Arcy" w:id="68" w:date="2026-06-09T11:48:59Z"/>
              </w:sdtContent>
            </w:sdt>
            <w:r w:rsidDel="00000000" w:rsidR="00000000" w:rsidRPr="00000000">
              <w:rPr>
                <w:rtl w:val="0"/>
              </w:rPr>
            </w:r>
          </w:p>
          <w:p w:rsidR="00000000" w:rsidDel="00000000" w:rsidP="00000000" w:rsidRDefault="00000000" w:rsidRPr="00000000" w14:paraId="000004A0">
            <w:pPr>
              <w:rPr>
                <w:sz w:val="18"/>
                <w:szCs w:val="18"/>
              </w:rPr>
            </w:pPr>
            <w:r w:rsidDel="00000000" w:rsidR="00000000" w:rsidRPr="00000000">
              <w:rPr>
                <w:sz w:val="18"/>
                <w:szCs w:val="18"/>
                <w:rtl w:val="0"/>
              </w:rPr>
              <w:t xml:space="preserve">2. Does the publication plan include potential conferences or journals that are suitable for their research?</w:t>
            </w:r>
            <w:sdt>
              <w:sdtPr>
                <w:id w:val="-1883837124"/>
                <w:tag w:val="goog_rdk_469"/>
              </w:sdtPr>
              <w:sdtContent>
                <w:ins w:author="Sarah Sweet" w:id="70" w:date="2026-06-09T20:44:15Z">
                  <w:r w:rsidDel="00000000" w:rsidR="00000000" w:rsidRPr="00000000">
                    <w:rPr>
                      <w:sz w:val="18"/>
                      <w:szCs w:val="18"/>
                      <w:rtl w:val="0"/>
                    </w:rPr>
                    <w:t xml:space="preserve"> If not,</w:t>
                  </w:r>
                </w:ins>
              </w:sdtContent>
            </w:sdt>
            <w:r w:rsidDel="00000000" w:rsidR="00000000" w:rsidRPr="00000000">
              <w:rPr>
                <w:rtl w:val="0"/>
              </w:rPr>
            </w:r>
          </w:p>
          <w:p w:rsidR="00000000" w:rsidDel="00000000" w:rsidP="00000000" w:rsidRDefault="00000000" w:rsidRPr="00000000" w14:paraId="000004A1">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w:t>
            </w:r>
            <w:r w:rsidDel="00000000" w:rsidR="00000000" w:rsidRPr="00000000">
              <w:rPr>
                <w:sz w:val="18"/>
                <w:szCs w:val="18"/>
                <w:rtl w:val="0"/>
              </w:rPr>
              <w:t xml:space="preserve">In the Research Proposal tab, please update your Dissemination and Publication Plan to include possible journals and/or conferences where you plan to submit your research findings (e.g. "We plan to submit our research findings to journals targeted at X scientific community such as _______."). Please provide full form of all abbreviations. </w:t>
            </w:r>
          </w:p>
          <w:p w:rsidR="00000000" w:rsidDel="00000000" w:rsidP="00000000" w:rsidRDefault="00000000" w:rsidRPr="00000000" w14:paraId="000004A2">
            <w:pPr>
              <w:rPr>
                <w:sz w:val="18"/>
                <w:szCs w:val="18"/>
              </w:rPr>
            </w:pPr>
            <w:hyperlink r:id="rId85">
              <w:r w:rsidDel="00000000" w:rsidR="00000000" w:rsidRPr="00000000">
                <w:rPr>
                  <w:color w:val="1155cc"/>
                  <w:sz w:val="18"/>
                  <w:szCs w:val="18"/>
                  <w:u w:val="single"/>
                  <w:rtl w:val="0"/>
                </w:rPr>
                <w:t xml:space="preserve">https://app.getguru.com/card/T69oL8Kc/Publication-plan-does-not-list-journals-and-conferences</w:t>
              </w:r>
            </w:hyperlink>
            <w:r w:rsidDel="00000000" w:rsidR="00000000" w:rsidRPr="00000000">
              <w:rPr>
                <w:sz w:val="18"/>
                <w:szCs w:val="18"/>
                <w:rtl w:val="0"/>
              </w:rPr>
              <w:t xml:space="preserve"> </w:t>
            </w:r>
          </w:p>
          <w:p w:rsidR="00000000" w:rsidDel="00000000" w:rsidP="00000000" w:rsidRDefault="00000000" w:rsidRPr="00000000" w14:paraId="000004A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A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A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A6">
            <w:pPr>
              <w:rPr/>
            </w:pPr>
            <w:r w:rsidDel="00000000" w:rsidR="00000000" w:rsidRPr="00000000">
              <w:rPr>
                <w:sz w:val="18"/>
                <w:szCs w:val="18"/>
                <w:rtl w:val="0"/>
              </w:rPr>
              <w:t xml:space="preserve">Provide References for all cited material (Following APA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769692587"/>
              <w:tag w:val="goog_rdk_471"/>
            </w:sdtPr>
            <w:sdtContent>
              <w:p w:rsidR="00000000" w:rsidDel="00000000" w:rsidP="00000000" w:rsidRDefault="00000000" w:rsidRPr="00000000" w14:paraId="000004A7">
                <w:pPr>
                  <w:rPr>
                    <w:ins w:author="Amrutha Baskaran" w:id="71" w:date="2026-06-09T12:49:30Z"/>
                    <w:sz w:val="18"/>
                    <w:szCs w:val="18"/>
                  </w:rPr>
                </w:pPr>
                <w:r w:rsidDel="00000000" w:rsidR="00000000" w:rsidRPr="00000000">
                  <w:rPr>
                    <w:sz w:val="18"/>
                    <w:szCs w:val="18"/>
                    <w:rtl w:val="0"/>
                  </w:rPr>
                  <w:t xml:space="preserve">OK or Blank</w:t>
                </w:r>
                <w:sdt>
                  <w:sdtPr>
                    <w:id w:val="1532629337"/>
                    <w:tag w:val="goog_rdk_470"/>
                  </w:sdtPr>
                  <w:sdtContent>
                    <w:ins w:author="Amrutha Baskaran" w:id="71" w:date="2026-06-09T12:49:30Z">
                      <w:r w:rsidDel="00000000" w:rsidR="00000000" w:rsidRPr="00000000">
                        <w:rPr>
                          <w:rtl w:val="0"/>
                        </w:rPr>
                      </w:r>
                    </w:ins>
                  </w:sdtContent>
                </w:sdt>
              </w:p>
            </w:sdtContent>
          </w:sdt>
          <w:sdt>
            <w:sdtPr>
              <w:id w:val="393911396"/>
              <w:tag w:val="goog_rdk_474"/>
            </w:sdtPr>
            <w:sdtContent>
              <w:p w:rsidR="00000000" w:rsidDel="00000000" w:rsidP="00000000" w:rsidRDefault="00000000" w:rsidRPr="00000000" w14:paraId="000004A8">
                <w:pPr>
                  <w:rPr>
                    <w:sz w:val="18"/>
                    <w:szCs w:val="18"/>
                    <w:rPrChange w:author="Amrutha Baskaran" w:id="72" w:date="2026-06-09T12:49:30Z">
                      <w:rPr/>
                    </w:rPrChange>
                  </w:rPr>
                </w:pPr>
                <w:sdt>
                  <w:sdtPr>
                    <w:id w:val="-710398776"/>
                    <w:tag w:val="goog_rdk_472"/>
                  </w:sdtPr>
                  <w:sdtContent>
                    <w:ins w:author="Amrutha Baskaran" w:id="71" w:date="2026-06-09T12:49:30Z">
                      <w:r w:rsidDel="00000000" w:rsidR="00000000" w:rsidRPr="00000000">
                        <w:rPr>
                          <w:sz w:val="18"/>
                          <w:szCs w:val="18"/>
                          <w:rtl w:val="0"/>
                        </w:rPr>
                        <w:t xml:space="preserve">No AI check needed</w:t>
                      </w:r>
                    </w:ins>
                  </w:sdtContent>
                </w:sdt>
                <w:sdt>
                  <w:sdtPr>
                    <w:id w:val="2099367802"/>
                    <w:tag w:val="goog_rdk_473"/>
                  </w:sdtPr>
                  <w:sdtContent>
                    <w:r w:rsidDel="00000000" w:rsidR="00000000" w:rsidRPr="00000000">
                      <w:rPr>
                        <w:rtl w:val="0"/>
                      </w:rPr>
                    </w:r>
                  </w:sdtContent>
                </w:sdt>
              </w:p>
            </w:sdtContent>
          </w:sdt>
        </w:tc>
      </w:tr>
    </w:tbl>
    <w:p w:rsidR="00000000" w:rsidDel="00000000" w:rsidP="00000000" w:rsidRDefault="00000000" w:rsidRPr="00000000" w14:paraId="000004A9">
      <w:pPr>
        <w:spacing w:before="280" w:lineRule="auto"/>
        <w:rPr/>
      </w:pPr>
      <w:r w:rsidDel="00000000" w:rsidR="00000000" w:rsidRPr="00000000">
        <w:rPr>
          <w:rtl w:val="0"/>
        </w:rPr>
      </w:r>
    </w:p>
    <w:p w:rsidR="00000000" w:rsidDel="00000000" w:rsidP="00000000" w:rsidRDefault="00000000" w:rsidRPr="00000000" w14:paraId="000004AA">
      <w:pPr>
        <w:spacing w:after="80" w:before="220" w:lineRule="auto"/>
        <w:rPr/>
      </w:pPr>
      <w:r w:rsidDel="00000000" w:rsidR="00000000" w:rsidRPr="00000000">
        <w:rPr>
          <w:b w:val="1"/>
          <w:bCs w:val="1"/>
          <w:color w:val="2e75b6"/>
          <w:sz w:val="22"/>
          <w:szCs w:val="22"/>
          <w:rtl w:val="0"/>
        </w:rPr>
        <w:t xml:space="preserve">Statistical Analysis Plan</w:t>
      </w:r>
      <w:r w:rsidDel="00000000" w:rsidR="00000000" w:rsidRPr="00000000">
        <w:rPr>
          <w:rtl w:val="0"/>
        </w:rPr>
      </w:r>
    </w:p>
    <w:p w:rsidR="00000000" w:rsidDel="00000000" w:rsidP="00000000" w:rsidRDefault="00000000" w:rsidRPr="00000000" w14:paraId="000004AB">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1608"/>
        <w:gridCol w:w="2423"/>
        <w:gridCol w:w="3972"/>
        <w:tblGridChange w:id="0">
          <w:tblGrid>
            <w:gridCol w:w="1357"/>
            <w:gridCol w:w="1608"/>
            <w:gridCol w:w="2423"/>
            <w:gridCol w:w="3972"/>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AC">
            <w:pPr>
              <w:rPr/>
            </w:pPr>
            <w:r w:rsidDel="00000000" w:rsidR="00000000" w:rsidRPr="00000000">
              <w:rPr>
                <w:b w:val="1"/>
                <w:bCs w:val="1"/>
                <w:color w:val="ffffff"/>
                <w:sz w:val="18"/>
                <w:szCs w:val="18"/>
                <w:rtl w:val="0"/>
              </w:rPr>
              <w:t xml:space="preserve">Statistical Analysis Plan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AD">
            <w:pPr>
              <w:rPr/>
            </w:pPr>
            <w:r w:rsidDel="00000000" w:rsidR="00000000" w:rsidRPr="00000000">
              <w:rPr>
                <w:b w:val="1"/>
                <w:bCs w:val="1"/>
                <w:color w:val="ffffff"/>
                <w:sz w:val="18"/>
                <w:szCs w:val="18"/>
                <w:rtl w:val="0"/>
              </w:rPr>
              <w:t xml:space="preserve">General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AE">
            <w:pPr>
              <w:rPr/>
            </w:pPr>
            <w:r w:rsidDel="00000000" w:rsidR="00000000" w:rsidRPr="00000000">
              <w:rPr>
                <w:b w:val="1"/>
                <w:bCs w:val="1"/>
                <w:color w:val="ffffff"/>
                <w:sz w:val="18"/>
                <w:szCs w:val="18"/>
                <w:rtl w:val="0"/>
              </w:rPr>
              <w:t xml:space="preserve">Field / 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AF">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B0">
            <w:pPr>
              <w:rPr/>
            </w:pPr>
            <w:r w:rsidDel="00000000" w:rsidR="00000000" w:rsidRPr="00000000">
              <w:rPr>
                <w:sz w:val="18"/>
                <w:szCs w:val="18"/>
                <w:rtl w:val="0"/>
              </w:rPr>
              <w:t xml:space="preserve">Statistical Analysis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B1">
            <w:pPr>
              <w:rPr/>
            </w:pPr>
            <w:r w:rsidDel="00000000" w:rsidR="00000000" w:rsidRPr="00000000">
              <w:rPr>
                <w:sz w:val="18"/>
                <w:szCs w:val="18"/>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B2">
            <w:pPr>
              <w:rPr/>
            </w:pPr>
            <w:r w:rsidDel="00000000" w:rsidR="00000000" w:rsidRPr="00000000">
              <w:rPr>
                <w:sz w:val="18"/>
                <w:szCs w:val="18"/>
                <w:rtl w:val="0"/>
              </w:rPr>
              <w:t xml:space="preserve">Description of how you will analyze the requested clinical study data (Describe how you will analyze the requested clinical study data, including descriptive, bivariate and multivariable analyses, and any other planned advanced analyses (such as propensity score methods, Kaplan-Meier or Cox modeling approaches, non-parametric testing). The following is provided as guidance for items to include in the statistical analysis plan: - Effect measure of interest - Methods to control for bias - Assumptions and any planned adjustments for covariates or meta-regression or modelling of covariates - The statistical approach (e.g. Bayesian or frequentist (classical), fixed or random effects) - Meta-analysis approach where applicable - Statistical tests and methods - Power to detect an effect, or the precision of the effect estimate given the sample size available - Statistical power calculations and levels of significance - Model fit tests, sensitivity or heterogeneity analyses - Analysis of subgroups - Handling of missing data If the data request includes more than one study), describe how you will maintain the structure and the independence of the studies being requested in your methods. (i.e. not just combining them all together and analyzing as a single data set)? Note: If the phrase "pooled" is used with no further explanation, this would be a trigger to ask the question above. This information will be published on completion of the research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B3">
            <w:pPr>
              <w:rPr>
                <w:sz w:val="18"/>
                <w:szCs w:val="18"/>
              </w:rPr>
            </w:pPr>
            <w:r w:rsidDel="00000000" w:rsidR="00000000" w:rsidRPr="00000000">
              <w:rPr>
                <w:sz w:val="18"/>
                <w:szCs w:val="18"/>
                <w:rtl w:val="0"/>
              </w:rPr>
              <w:t xml:space="preserve">Required field.</w:t>
            </w:r>
          </w:p>
          <w:p w:rsidR="00000000" w:rsidDel="00000000" w:rsidP="00000000" w:rsidRDefault="00000000" w:rsidRPr="00000000" w14:paraId="000004B4">
            <w:pPr>
              <w:rPr>
                <w:sz w:val="18"/>
                <w:szCs w:val="18"/>
              </w:rPr>
            </w:pPr>
            <w:r w:rsidDel="00000000" w:rsidR="00000000" w:rsidRPr="00000000">
              <w:rPr>
                <w:sz w:val="18"/>
                <w:szCs w:val="18"/>
                <w:rtl w:val="0"/>
              </w:rPr>
              <w:t xml:space="preserve">Use the information in the adjacent cell to determine if the SAP is adequate.</w:t>
            </w:r>
          </w:p>
          <w:p w:rsidR="00000000" w:rsidDel="00000000" w:rsidP="00000000" w:rsidRDefault="00000000" w:rsidRPr="00000000" w14:paraId="000004B5">
            <w:pPr>
              <w:rPr>
                <w:sz w:val="18"/>
                <w:szCs w:val="18"/>
              </w:rPr>
            </w:pPr>
            <w:r w:rsidDel="00000000" w:rsidR="00000000" w:rsidRPr="00000000">
              <w:rPr>
                <w:sz w:val="18"/>
                <w:szCs w:val="18"/>
                <w:rtl w:val="0"/>
              </w:rPr>
              <w:t xml:space="preserve">1</w:t>
            </w:r>
            <w:sdt>
              <w:sdtPr>
                <w:id w:val="-1919852035"/>
                <w:tag w:val="goog_rdk_475"/>
              </w:sdtPr>
              <w:sdtContent>
                <w:ins w:author="Catherine D'Arcy" w:id="73" w:date="2026-06-09T11:55:27Z">
                  <w:r w:rsidDel="00000000" w:rsidR="00000000" w:rsidRPr="00000000">
                    <w:rPr>
                      <w:sz w:val="18"/>
                      <w:szCs w:val="18"/>
                      <w:rtl w:val="0"/>
                    </w:rPr>
                    <w:t xml:space="preserve">a</w:t>
                  </w:r>
                </w:ins>
              </w:sdtContent>
            </w:sdt>
            <w:r w:rsidDel="00000000" w:rsidR="00000000" w:rsidRPr="00000000">
              <w:rPr>
                <w:sz w:val="18"/>
                <w:szCs w:val="18"/>
                <w:rtl w:val="0"/>
              </w:rPr>
              <w:t xml:space="preserve">.Check that the SAP field has been completed and provides a full description of how the analysis will be performed</w:t>
            </w:r>
          </w:p>
          <w:sdt>
            <w:sdtPr>
              <w:id w:val="1669416738"/>
              <w:tag w:val="goog_rdk_478"/>
            </w:sdtPr>
            <w:sdtContent>
              <w:p w:rsidR="00000000" w:rsidDel="00000000" w:rsidP="00000000" w:rsidRDefault="00000000" w:rsidRPr="00000000" w14:paraId="000004B6">
                <w:pPr>
                  <w:rPr>
                    <w:ins w:author="Catherine D'Arcy" w:id="74" w:date="2026-06-09T11:53:42Z"/>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For the Statistical Analysis Plan, please provide a full description of how the analysis will be performed. Please look at the help text in the form for further guidance. </w:t>
                </w:r>
                <w:sdt>
                  <w:sdtPr>
                    <w:id w:val="-1687575293"/>
                    <w:tag w:val="goog_rdk_476"/>
                  </w:sdtPr>
                  <w:sdtContent>
                    <w:ins w:author="Catherine D'Arcy" w:id="74" w:date="2026-06-09T11:53:42Z"/>
                    <w:sdt>
                      <w:sdtPr>
                        <w:id w:val="-2015322861"/>
                        <w:tag w:val="goog_rdk_477"/>
                      </w:sdtPr>
                      <w:sdtContent>
                        <w:ins w:author="Catherine D'Arcy" w:id="74" w:date="2026-06-09T11:53:42Z">
                          <w:r w:rsidDel="00000000" w:rsidR="00000000" w:rsidRPr="00000000">
                            <w:rPr>
                              <w:sz w:val="18"/>
                              <w:szCs w:val="18"/>
                              <w:rtl w:val="0"/>
                              <w:rPrChange w:author="Catherine D'Arcy" w:id="75" w:date="2026-06-09T11:53:42Z">
                                <w:rPr>
                                  <w:sz w:val="18"/>
                                  <w:szCs w:val="18"/>
                                </w:rPr>
                              </w:rPrChange>
                            </w:rPr>
                            <w:t xml:space="preserve">Please note that this field is published on the Vivli website if the request is approved.</w:t>
                          </w:r>
                        </w:ins>
                      </w:sdtContent>
                    </w:sdt>
                    <w:ins w:author="Catherine D'Arcy" w:id="74" w:date="2026-06-09T11:53:42Z">
                      <w:r w:rsidDel="00000000" w:rsidR="00000000" w:rsidRPr="00000000">
                        <w:rPr>
                          <w:rtl w:val="0"/>
                        </w:rPr>
                      </w:r>
                    </w:ins>
                  </w:sdtContent>
                </w:sdt>
              </w:p>
            </w:sdtContent>
          </w:sdt>
          <w:sdt>
            <w:sdtPr>
              <w:id w:val="570913761"/>
              <w:tag w:val="goog_rdk_481"/>
            </w:sdtPr>
            <w:sdtContent>
              <w:p w:rsidR="00000000" w:rsidDel="00000000" w:rsidP="00000000" w:rsidRDefault="00000000" w:rsidRPr="00000000" w14:paraId="000004B7">
                <w:pPr>
                  <w:rPr>
                    <w:ins w:author="Catherine D'Arcy" w:id="74" w:date="2026-06-09T11:53:42Z"/>
                    <w:sz w:val="18"/>
                    <w:szCs w:val="18"/>
                    <w:rPrChange w:author="Catherine D'Arcy" w:id="75" w:date="2026-06-09T11:53:42Z">
                      <w:rPr>
                        <w:sz w:val="18"/>
                        <w:szCs w:val="18"/>
                      </w:rPr>
                    </w:rPrChange>
                  </w:rPr>
                </w:pPr>
                <w:sdt>
                  <w:sdtPr>
                    <w:id w:val="-1166182272"/>
                    <w:tag w:val="goog_rdk_479"/>
                  </w:sdtPr>
                  <w:sdtContent>
                    <w:ins w:author="Catherine D'Arcy" w:id="74" w:date="2026-06-09T11:53:42Z">
                      <w:r w:rsidDel="00000000" w:rsidR="00000000" w:rsidRPr="00000000">
                        <w:fldChar w:fldCharType="begin"/>
                      </w:r>
                      <w:r w:rsidDel="00000000" w:rsidR="00000000" w:rsidRPr="00000000">
                        <w:instrText xml:space="preserve">HYPERLINK "https://app.getguru.com/card/TaqdLAzc/SAP-is-inadequate"</w:instrText>
                      </w:r>
                      <w:r w:rsidDel="00000000" w:rsidR="00000000" w:rsidRPr="00000000">
                        <w:fldChar w:fldCharType="separate"/>
                      </w:r>
                      <w:r w:rsidDel="00000000" w:rsidR="00000000" w:rsidRPr="00000000">
                        <w:rPr>
                          <w:color w:val="1155cc"/>
                          <w:sz w:val="18"/>
                          <w:szCs w:val="18"/>
                          <w:u w:val="single"/>
                          <w:rtl w:val="0"/>
                        </w:rPr>
                        <w:t xml:space="preserve">https://app.getguru.com/card/TaqdLAzc/SAP-is-inadequate</w:t>
                      </w:r>
                      <w:r w:rsidDel="00000000" w:rsidR="00000000" w:rsidRPr="00000000">
                        <w:fldChar w:fldCharType="end"/>
                      </w:r>
                    </w:ins>
                    <w:sdt>
                      <w:sdtPr>
                        <w:id w:val="1151991036"/>
                        <w:tag w:val="goog_rdk_480"/>
                      </w:sdtPr>
                      <w:sdtContent>
                        <w:ins w:author="Catherine D'Arcy" w:id="74" w:date="2026-06-09T11:53:42Z">
                          <w:r w:rsidDel="00000000" w:rsidR="00000000" w:rsidRPr="00000000">
                            <w:rPr>
                              <w:rtl w:val="0"/>
                            </w:rPr>
                          </w:r>
                        </w:ins>
                      </w:sdtContent>
                    </w:sdt>
                    <w:ins w:author="Catherine D'Arcy" w:id="74" w:date="2026-06-09T11:53:42Z"/>
                  </w:sdtContent>
                </w:sdt>
              </w:p>
            </w:sdtContent>
          </w:sdt>
          <w:sdt>
            <w:sdtPr>
              <w:id w:val="-1099639191"/>
              <w:tag w:val="goog_rdk_484"/>
            </w:sdtPr>
            <w:sdtContent>
              <w:p w:rsidR="00000000" w:rsidDel="00000000" w:rsidP="00000000" w:rsidRDefault="00000000" w:rsidRPr="00000000" w14:paraId="000004B8">
                <w:p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Catherine D'Arcy" w:id="75" w:date="2026-06-09T11:53:42Z">
                      <w:rPr>
                        <w:sz w:val="18"/>
                        <w:szCs w:val="18"/>
                      </w:rPr>
                    </w:rPrChange>
                  </w:rPr>
                  <w:pPrChange w:author="Catherine D'Arcy" w:id="0" w:date="2026-06-09T11:53:42Z">
                    <w:pPr/>
                  </w:pPrChange>
                </w:pPr>
                <w:sdt>
                  <w:sdtPr>
                    <w:id w:val="1929945127"/>
                    <w:tag w:val="goog_rdk_482"/>
                  </w:sdtPr>
                  <w:sdtContent>
                    <w:ins w:author="Catherine D'Arcy" w:id="74" w:date="2026-06-09T11:53:42Z"/>
                    <w:sdt>
                      <w:sdtPr>
                        <w:id w:val="-1052440125"/>
                        <w:tag w:val="goog_rdk_483"/>
                      </w:sdtPr>
                      <w:sdtContent>
                        <w:ins w:author="Catherine D'Arcy" w:id="74" w:date="2026-06-09T11:53:42Z">
                          <w:r w:rsidDel="00000000" w:rsidR="00000000" w:rsidRPr="00000000">
                            <w:rPr>
                              <w:sz w:val="18"/>
                              <w:szCs w:val="18"/>
                              <w:rtl w:val="0"/>
                              <w:rPrChange w:author="Catherine D'Arcy" w:id="75" w:date="2026-06-09T11:53:42Z">
                                <w:rPr>
                                  <w:sz w:val="18"/>
                                  <w:szCs w:val="18"/>
                                </w:rPr>
                              </w:rPrChange>
                            </w:rPr>
                            <w:t xml:space="preserve">1b. SAP is not just a duplicate of another section</w:t>
                          </w:r>
                        </w:ins>
                      </w:sdtContent>
                    </w:sdt>
                    <w:ins w:author="Catherine D'Arcy" w:id="74" w:date="2026-06-09T11:53:42Z"/>
                  </w:sdtContent>
                </w:sdt>
                <w:r w:rsidDel="00000000" w:rsidR="00000000" w:rsidRPr="00000000">
                  <w:rPr>
                    <w:rtl w:val="0"/>
                  </w:rPr>
                </w:r>
              </w:p>
            </w:sdtContent>
          </w:sdt>
          <w:p w:rsidR="00000000" w:rsidDel="00000000" w:rsidP="00000000" w:rsidRDefault="00000000" w:rsidRPr="00000000" w14:paraId="000004B9">
            <w:pPr>
              <w:rPr>
                <w:b w:val="1"/>
                <w:bCs w:val="1"/>
                <w:sz w:val="18"/>
                <w:szCs w:val="18"/>
              </w:rPr>
            </w:pPr>
            <w:r w:rsidDel="00000000" w:rsidR="00000000" w:rsidRPr="00000000">
              <w:rPr>
                <w:b w:val="1"/>
                <w:bCs w:val="1"/>
                <w:sz w:val="18"/>
                <w:szCs w:val="18"/>
                <w:rtl w:val="0"/>
              </w:rPr>
              <w:t xml:space="preserve">Standard response for duplicate information:</w:t>
            </w:r>
          </w:p>
          <w:sdt>
            <w:sdtPr>
              <w:id w:val="-1924045162"/>
              <w:tag w:val="goog_rdk_487"/>
            </w:sdtPr>
            <w:sdtContent>
              <w:p w:rsidR="00000000" w:rsidDel="00000000" w:rsidP="00000000" w:rsidRDefault="00000000" w:rsidRPr="00000000" w14:paraId="000004BA">
                <w:pPr>
                  <w:rPr>
                    <w:ins w:author="Catherine D'Arcy" w:id="76" w:date="2026-06-09T11:55:03Z"/>
                    <w:sz w:val="18"/>
                    <w:szCs w:val="18"/>
                  </w:rPr>
                </w:pPr>
                <w:r w:rsidDel="00000000" w:rsidR="00000000" w:rsidRPr="00000000">
                  <w:rPr>
                    <w:sz w:val="18"/>
                    <w:szCs w:val="18"/>
                    <w:rtl w:val="0"/>
                  </w:rPr>
                  <w:t xml:space="preserve">The current information in the Statistical Analysis plan is a duplicate of the</w:t>
                </w:r>
                <w:sdt>
                  <w:sdtPr>
                    <w:id w:val="-1119201828"/>
                    <w:tag w:val="goog_rdk_485"/>
                  </w:sdtPr>
                  <w:sdtContent>
                    <w:commentRangeStart w:id="26"/>
                  </w:sdtContent>
                </w:sdt>
                <w:r w:rsidDel="00000000" w:rsidR="00000000" w:rsidRPr="00000000">
                  <w:rPr>
                    <w:sz w:val="18"/>
                    <w:szCs w:val="18"/>
                    <w:rtl w:val="0"/>
                  </w:rPr>
                  <w:t xml:space="preserve"> Aims, Lay summary field</w:t>
                </w:r>
                <w:commentRangeEnd w:id="26"/>
                <w:r w:rsidDel="00000000" w:rsidR="00000000" w:rsidRPr="00000000">
                  <w:commentReference w:id="26"/>
                </w:r>
                <w:r w:rsidDel="00000000" w:rsidR="00000000" w:rsidRPr="00000000">
                  <w:rPr>
                    <w:sz w:val="18"/>
                    <w:szCs w:val="18"/>
                    <w:rtl w:val="0"/>
                  </w:rPr>
                  <w:t xml:space="preserve">. Please provide a detailed data analysis plan. </w:t>
                </w:r>
                <w:sdt>
                  <w:sdtPr>
                    <w:id w:val="-1357970412"/>
                    <w:tag w:val="goog_rdk_486"/>
                  </w:sdtPr>
                  <w:sdtContent>
                    <w:ins w:author="Catherine D'Arcy" w:id="76" w:date="2026-06-09T11:55:03Z">
                      <w:r w:rsidDel="00000000" w:rsidR="00000000" w:rsidRPr="00000000">
                        <w:rPr>
                          <w:rtl w:val="0"/>
                        </w:rPr>
                      </w:r>
                    </w:ins>
                  </w:sdtContent>
                </w:sdt>
              </w:p>
            </w:sdtContent>
          </w:sdt>
          <w:sdt>
            <w:sdtPr>
              <w:id w:val="33701036"/>
              <w:tag w:val="goog_rdk_491"/>
            </w:sdtPr>
            <w:sdtContent>
              <w:p w:rsidR="00000000" w:rsidDel="00000000" w:rsidP="00000000" w:rsidRDefault="00000000" w:rsidRPr="00000000" w14:paraId="000004BB">
                <w:pPr>
                  <w:rPr>
                    <w:ins w:author="Catherine D'Arcy" w:id="76" w:date="2026-06-09T11:55:03Z"/>
                    <w:strike w:val="1"/>
                    <w:sz w:val="18"/>
                    <w:szCs w:val="18"/>
                    <w:rPrChange w:author="Catherine D'Arcy" w:id="77" w:date="2026-06-09T11:55:03Z">
                      <w:rPr>
                        <w:sz w:val="18"/>
                        <w:szCs w:val="18"/>
                      </w:rPr>
                    </w:rPrChange>
                  </w:rPr>
                </w:pPr>
                <w:sdt>
                  <w:sdtPr>
                    <w:id w:val="769587580"/>
                    <w:tag w:val="goog_rdk_488"/>
                  </w:sdtPr>
                  <w:sdtContent>
                    <w:ins w:author="Catherine D'Arcy" w:id="76" w:date="2026-06-09T11:55:03Z">
                      <w:r w:rsidDel="00000000" w:rsidR="00000000" w:rsidRPr="00000000">
                        <w:fldChar w:fldCharType="begin"/>
                      </w:r>
                      <w:r w:rsidDel="00000000" w:rsidR="00000000" w:rsidRPr="00000000">
                        <w:instrText xml:space="preserve">HYPERLINK "https://app.getguru.com/card/TALp4GKc/SAP-is-a-duplicate-of-another-section"</w:instrText>
                      </w:r>
                      <w:r w:rsidDel="00000000" w:rsidR="00000000" w:rsidRPr="00000000">
                        <w:fldChar w:fldCharType="separate"/>
                      </w:r>
                      <w:r w:rsidDel="00000000" w:rsidR="00000000" w:rsidRPr="00000000">
                        <w:rPr>
                          <w:color w:val="1155cc"/>
                          <w:sz w:val="18"/>
                          <w:szCs w:val="18"/>
                          <w:u w:val="single"/>
                          <w:rtl w:val="0"/>
                        </w:rPr>
                        <w:t xml:space="preserve">https://app.getguru.com/card/TALp4GKc/SAP-is-a-duplicate-of-another-section</w:t>
                      </w:r>
                      <w:r w:rsidDel="00000000" w:rsidR="00000000" w:rsidRPr="00000000">
                        <w:fldChar w:fldCharType="end"/>
                      </w:r>
                    </w:ins>
                    <w:sdt>
                      <w:sdtPr>
                        <w:id w:val="-1079255051"/>
                        <w:tag w:val="goog_rdk_489"/>
                      </w:sdtPr>
                      <w:sdtContent>
                        <w:ins w:author="Catherine D'Arcy" w:id="76" w:date="2026-06-09T11:55:03Z">
                          <w:r w:rsidDel="00000000" w:rsidR="00000000" w:rsidRPr="00000000">
                            <w:rPr>
                              <w:sz w:val="18"/>
                              <w:szCs w:val="18"/>
                              <w:rtl w:val="0"/>
                              <w:rPrChange w:author="Catherine D'Arcy" w:id="77" w:date="2026-06-09T11:55:03Z">
                                <w:rPr>
                                  <w:sz w:val="18"/>
                                  <w:szCs w:val="18"/>
                                </w:rPr>
                              </w:rPrChange>
                            </w:rPr>
                            <w:t xml:space="preserve"> </w:t>
                          </w:r>
                        </w:ins>
                      </w:sdtContent>
                    </w:sdt>
                    <w:ins w:author="Catherine D'Arcy" w:id="76" w:date="2026-06-09T11:55:03Z">
                      <w:sdt>
                        <w:sdtPr>
                          <w:id w:val="-1756313319"/>
                          <w:tag w:val="goog_rdk_490"/>
                        </w:sdtPr>
                        <w:sdtContent>
                          <w:r w:rsidDel="00000000" w:rsidR="00000000" w:rsidRPr="00000000">
                            <w:rPr>
                              <w:strike w:val="1"/>
                              <w:sz w:val="18"/>
                              <w:szCs w:val="18"/>
                              <w:rtl w:val="0"/>
                              <w:rPrChange w:author="Catherine D'Arcy" w:id="77" w:date="2026-06-09T11:55:03Z">
                                <w:rPr>
                                  <w:sz w:val="18"/>
                                  <w:szCs w:val="18"/>
                                </w:rPr>
                              </w:rPrChange>
                            </w:rPr>
                            <w:t xml:space="preserve"> </w:t>
                          </w:r>
                        </w:sdtContent>
                      </w:sdt>
                    </w:ins>
                  </w:sdtContent>
                </w:sdt>
              </w:p>
            </w:sdtContent>
          </w:sdt>
          <w:p w:rsidR="00000000" w:rsidDel="00000000" w:rsidP="00000000" w:rsidRDefault="00000000" w:rsidRPr="00000000" w14:paraId="000004BC">
            <w:pPr>
              <w:rPr>
                <w:strike w:val="1"/>
                <w:sz w:val="18"/>
                <w:szCs w:val="18"/>
              </w:rPr>
            </w:pPr>
            <w:r w:rsidDel="00000000" w:rsidR="00000000" w:rsidRPr="00000000">
              <w:rPr>
                <w:strike w:val="1"/>
                <w:sz w:val="18"/>
                <w:szCs w:val="18"/>
                <w:rtl w:val="0"/>
              </w:rPr>
              <w:t xml:space="preserve">Please remove references to Tables and Figures. </w:t>
            </w:r>
          </w:p>
          <w:p w:rsidR="00000000" w:rsidDel="00000000" w:rsidP="00000000" w:rsidRDefault="00000000" w:rsidRPr="00000000" w14:paraId="000004BD">
            <w:pPr>
              <w:rPr>
                <w:sz w:val="18"/>
                <w:szCs w:val="18"/>
              </w:rPr>
            </w:pPr>
            <w:r w:rsidDel="00000000" w:rsidR="00000000" w:rsidRPr="00000000">
              <w:rPr>
                <w:rtl w:val="0"/>
              </w:rPr>
            </w:r>
          </w:p>
          <w:sdt>
            <w:sdtPr>
              <w:id w:val="1758843330"/>
              <w:tag w:val="goog_rdk_494"/>
            </w:sdtPr>
            <w:sdtContent>
              <w:p w:rsidR="00000000" w:rsidDel="00000000" w:rsidP="00000000" w:rsidRDefault="00000000" w:rsidRPr="00000000" w14:paraId="000004BE">
                <w:pPr>
                  <w:rPr>
                    <w:ins w:author="Catherine D'Arcy" w:id="79" w:date="2026-06-09T11:55:59Z"/>
                    <w:sz w:val="18"/>
                    <w:szCs w:val="18"/>
                  </w:rPr>
                </w:pPr>
                <w:r w:rsidDel="00000000" w:rsidR="00000000" w:rsidRPr="00000000">
                  <w:rPr>
                    <w:sz w:val="18"/>
                    <w:szCs w:val="18"/>
                    <w:rtl w:val="0"/>
                  </w:rPr>
                  <w:t xml:space="preserve">2. For requests for Tempus studies only</w:t>
                </w:r>
                <w:sdt>
                  <w:sdtPr>
                    <w:id w:val="427850326"/>
                    <w:tag w:val="goog_rdk_492"/>
                  </w:sdtPr>
                  <w:sdtContent>
                    <w:ins w:author="Catherine D'Arcy" w:id="78" w:date="2026-06-09T11:56:13Z">
                      <w:r w:rsidDel="00000000" w:rsidR="00000000" w:rsidRPr="00000000">
                        <w:rPr>
                          <w:sz w:val="18"/>
                          <w:szCs w:val="18"/>
                          <w:rtl w:val="0"/>
                        </w:rPr>
                        <w:t xml:space="preserve"> where the SAP is inadequate</w:t>
                      </w:r>
                    </w:ins>
                  </w:sdtContent>
                </w:sdt>
                <w:r w:rsidDel="00000000" w:rsidR="00000000" w:rsidRPr="00000000">
                  <w:rPr>
                    <w:sz w:val="18"/>
                    <w:szCs w:val="18"/>
                    <w:rtl w:val="0"/>
                  </w:rPr>
                  <w:t xml:space="preserve">, DO NOT USE THE STANDARD RESPONSE ABOVE. Standard response: </w:t>
                </w:r>
                <w:sdt>
                  <w:sdtPr>
                    <w:id w:val="-10235721"/>
                    <w:tag w:val="goog_rdk_493"/>
                  </w:sdtPr>
                  <w:sdtContent>
                    <w:ins w:author="Catherine D'Arcy" w:id="79" w:date="2026-06-09T11:55:59Z">
                      <w:r w:rsidDel="00000000" w:rsidR="00000000" w:rsidRPr="00000000">
                        <w:rPr>
                          <w:rtl w:val="0"/>
                        </w:rPr>
                      </w:r>
                    </w:ins>
                  </w:sdtContent>
                </w:sdt>
              </w:p>
            </w:sdtContent>
          </w:sdt>
          <w:sdt>
            <w:sdtPr>
              <w:id w:val="-238946061"/>
              <w:tag w:val="goog_rdk_496"/>
            </w:sdtPr>
            <w:sdtContent>
              <w:p w:rsidR="00000000" w:rsidDel="00000000" w:rsidP="00000000" w:rsidRDefault="00000000" w:rsidRPr="00000000" w14:paraId="000004BF">
                <w:pPr>
                  <w:rPr>
                    <w:ins w:author="Catherine D'Arcy" w:id="80" w:date="2026-06-09T11:59:36Z"/>
                    <w:sz w:val="18"/>
                    <w:szCs w:val="18"/>
                  </w:rPr>
                </w:pPr>
                <w:r w:rsidDel="00000000" w:rsidR="00000000" w:rsidRPr="00000000">
                  <w:rPr>
                    <w:sz w:val="18"/>
                    <w:szCs w:val="18"/>
                    <w:rtl w:val="0"/>
                  </w:rPr>
                  <w:t xml:space="preserve">Please refer to the published data request: https://vivli.org/harnessing-genetic-interactions-to-advance-precision-cancer-medicine/. This is a good example of what should be in the Statistical analysis plan. </w:t>
                </w:r>
                <w:sdt>
                  <w:sdtPr>
                    <w:id w:val="1121135469"/>
                    <w:tag w:val="goog_rdk_495"/>
                  </w:sdtPr>
                  <w:sdtContent>
                    <w:ins w:author="Catherine D'Arcy" w:id="80" w:date="2026-06-09T11:59:36Z">
                      <w:r w:rsidDel="00000000" w:rsidR="00000000" w:rsidRPr="00000000">
                        <w:rPr>
                          <w:rtl w:val="0"/>
                        </w:rPr>
                      </w:r>
                    </w:ins>
                  </w:sdtContent>
                </w:sdt>
              </w:p>
            </w:sdtContent>
          </w:sdt>
          <w:sdt>
            <w:sdtPr>
              <w:id w:val="-1072218710"/>
              <w:tag w:val="goog_rdk_499"/>
            </w:sdtPr>
            <w:sdtContent>
              <w:p w:rsidR="00000000" w:rsidDel="00000000" w:rsidP="00000000" w:rsidRDefault="00000000" w:rsidRPr="00000000" w14:paraId="000004C0">
                <w:pPr>
                  <w:rPr>
                    <w:sz w:val="18"/>
                    <w:szCs w:val="18"/>
                    <w:rPrChange w:author="Catherine D'Arcy" w:id="81" w:date="2026-06-09T11:59:36Z">
                      <w:rPr>
                        <w:sz w:val="18"/>
                        <w:szCs w:val="18"/>
                      </w:rPr>
                    </w:rPrChange>
                  </w:rPr>
                </w:pPr>
                <w:hyperlink r:id="rId86">
                  <w:sdt>
                    <w:sdtPr>
                      <w:id w:val="1716195928"/>
                      <w:tag w:val="goog_rdk_497"/>
                    </w:sdtPr>
                    <w:sdtContent>
                      <w:r w:rsidDel="00000000" w:rsidR="00000000" w:rsidRPr="00000000">
                        <w:rPr>
                          <w:color w:val="1155cc"/>
                          <w:sz w:val="18"/>
                          <w:szCs w:val="18"/>
                          <w:u w:val="single"/>
                          <w:rtl w:val="0"/>
                          <w:rPrChange w:author="Catherine D'Arcy" w:id="81" w:date="2026-06-09T11:59:36Z">
                            <w:rPr>
                              <w:color w:val="1155cc"/>
                              <w:sz w:val="18"/>
                              <w:szCs w:val="18"/>
                              <w:u w:val="single"/>
                            </w:rPr>
                          </w:rPrChange>
                        </w:rPr>
                        <w:t xml:space="preserve">https://app.getguru.com/card/ik5dLART/Genomic-request-has-an-inadequate-SAP</w:t>
                      </w:r>
                    </w:sdtContent>
                  </w:sdt>
                </w:hyperlink>
                <w:sdt>
                  <w:sdtPr>
                    <w:id w:val="991474340"/>
                    <w:tag w:val="goog_rdk_498"/>
                  </w:sdtPr>
                  <w:sdtContent>
                    <w:r w:rsidDel="00000000" w:rsidR="00000000" w:rsidRPr="00000000">
                      <w:rPr>
                        <w:rtl w:val="0"/>
                      </w:rPr>
                    </w:r>
                  </w:sdtContent>
                </w:sdt>
              </w:p>
            </w:sdtContent>
          </w:sdt>
          <w:p w:rsidR="00000000" w:rsidDel="00000000" w:rsidP="00000000" w:rsidRDefault="00000000" w:rsidRPr="00000000" w14:paraId="000004C1">
            <w:pPr>
              <w:rPr>
                <w:sz w:val="18"/>
                <w:szCs w:val="18"/>
              </w:rPr>
            </w:pPr>
            <w:r w:rsidDel="00000000" w:rsidR="00000000" w:rsidRPr="00000000">
              <w:rPr>
                <w:rtl w:val="0"/>
              </w:rPr>
            </w:r>
          </w:p>
          <w:p w:rsidR="00000000" w:rsidDel="00000000" w:rsidP="00000000" w:rsidRDefault="00000000" w:rsidRPr="00000000" w14:paraId="000004C2">
            <w:pPr>
              <w:rPr>
                <w:sz w:val="18"/>
                <w:szCs w:val="18"/>
              </w:rPr>
            </w:pPr>
            <w:r w:rsidDel="00000000" w:rsidR="00000000" w:rsidRPr="00000000">
              <w:rPr>
                <w:sz w:val="18"/>
                <w:szCs w:val="18"/>
                <w:rtl w:val="0"/>
              </w:rPr>
              <w:t xml:space="preserve">3. Does the request contain more than one study or mention the word "pooled"? If so, have they mentioned how they will maintain the independence of the studies? If not:</w:t>
            </w:r>
          </w:p>
          <w:p w:rsidR="00000000" w:rsidDel="00000000" w:rsidP="00000000" w:rsidRDefault="00000000" w:rsidRPr="00000000" w14:paraId="000004C3">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A pooled analysis, which combines data from multiple studies treating them as if they were from a single study, ignores differences in study design, patient characteristics, and other factors, so is inappropriate unless the studies and populations are identical. Please describe in your SAP how your analysis or analytical models will take account of these differences among studies, and how you will maintain the structure and the independence of the studies being requested in your methods (i.e. not just combining them all together and analyzing them as a single data set). </w:t>
            </w:r>
          </w:p>
          <w:sdt>
            <w:sdtPr>
              <w:id w:val="-638439065"/>
              <w:tag w:val="goog_rdk_503"/>
            </w:sdtPr>
            <w:sdtContent>
              <w:p w:rsidR="00000000" w:rsidDel="00000000" w:rsidP="00000000" w:rsidRDefault="00000000" w:rsidRPr="00000000" w14:paraId="000004C4">
                <w:pPr>
                  <w:rPr>
                    <w:ins w:author="Catherine D'Arcy" w:id="82" w:date="2026-06-09T12:01:04Z"/>
                    <w:sz w:val="18"/>
                    <w:szCs w:val="18"/>
                    <w:rPrChange w:author="Catherine D'Arcy" w:id="83" w:date="2026-06-09T12:01:04Z">
                      <w:rPr>
                        <w:sz w:val="18"/>
                        <w:szCs w:val="18"/>
                      </w:rPr>
                    </w:rPrChange>
                  </w:rPr>
                </w:pPr>
                <w:sdt>
                  <w:sdtPr>
                    <w:id w:val="1235591336"/>
                    <w:tag w:val="goog_rdk_501"/>
                  </w:sdtPr>
                  <w:sdtContent>
                    <w:ins w:author="Catherine D'Arcy" w:id="82" w:date="2026-06-09T12:01:04Z">
                      <w:r w:rsidDel="00000000" w:rsidR="00000000" w:rsidRPr="00000000">
                        <w:fldChar w:fldCharType="begin"/>
                      </w:r>
                      <w:r w:rsidDel="00000000" w:rsidR="00000000" w:rsidRPr="00000000">
                        <w:instrText xml:space="preserve">HYPERLINK "https://app.getguru.com/card/TxELkdqc/Mention-of-pooling-maintain-study-independence"</w:instrText>
                      </w:r>
                      <w:r w:rsidDel="00000000" w:rsidR="00000000" w:rsidRPr="00000000">
                        <w:fldChar w:fldCharType="separate"/>
                      </w:r>
                      <w:r w:rsidDel="00000000" w:rsidR="00000000" w:rsidRPr="00000000">
                        <w:rPr>
                          <w:color w:val="1155cc"/>
                          <w:sz w:val="18"/>
                          <w:szCs w:val="18"/>
                          <w:u w:val="single"/>
                          <w:rtl w:val="0"/>
                        </w:rPr>
                        <w:t xml:space="preserve">https://app.getguru.com/card/TxELkdqc/Mention-of-pooling-maintain-study-independence</w:t>
                      </w:r>
                      <w:r w:rsidDel="00000000" w:rsidR="00000000" w:rsidRPr="00000000">
                        <w:fldChar w:fldCharType="end"/>
                      </w:r>
                    </w:ins>
                    <w:sdt>
                      <w:sdtPr>
                        <w:id w:val="551673476"/>
                        <w:tag w:val="goog_rdk_502"/>
                      </w:sdtPr>
                      <w:sdtContent>
                        <w:ins w:author="Catherine D'Arcy" w:id="82" w:date="2026-06-09T12:01:04Z">
                          <w:r w:rsidDel="00000000" w:rsidR="00000000" w:rsidRPr="00000000">
                            <w:rPr>
                              <w:sz w:val="18"/>
                              <w:szCs w:val="18"/>
                              <w:rtl w:val="0"/>
                              <w:rPrChange w:author="Catherine D'Arcy" w:id="83" w:date="2026-06-09T12:01:04Z">
                                <w:rPr>
                                  <w:sz w:val="18"/>
                                  <w:szCs w:val="18"/>
                                </w:rPr>
                              </w:rPrChange>
                            </w:rPr>
                            <w:t xml:space="preserve"> </w:t>
                          </w:r>
                        </w:ins>
                      </w:sdtContent>
                    </w:sdt>
                    <w:ins w:author="Catherine D'Arcy" w:id="82" w:date="2026-06-09T12:01:04Z"/>
                  </w:sdtContent>
                </w:sdt>
              </w:p>
            </w:sdtContent>
          </w:sdt>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rPr>
                <w:sz w:val="18"/>
                <w:szCs w:val="18"/>
              </w:rPr>
            </w:pPr>
            <w:r w:rsidDel="00000000" w:rsidR="00000000" w:rsidRPr="00000000">
              <w:rPr>
                <w:sz w:val="18"/>
                <w:szCs w:val="18"/>
                <w:rtl w:val="0"/>
              </w:rPr>
              <w:t xml:space="preserve">4. For requests using more th</w:t>
            </w:r>
            <w:sdt>
              <w:sdtPr>
                <w:id w:val="331340408"/>
                <w:tag w:val="goog_rdk_504"/>
              </w:sdtPr>
              <w:sdtContent>
                <w:commentRangeStart w:id="27"/>
              </w:sdtContent>
            </w:sdt>
            <w:r w:rsidDel="00000000" w:rsidR="00000000" w:rsidRPr="00000000">
              <w:rPr>
                <w:sz w:val="18"/>
                <w:szCs w:val="18"/>
                <w:rtl w:val="0"/>
              </w:rPr>
              <w:t xml:space="preserve">an </w:t>
            </w:r>
            <w:commentRangeEnd w:id="27"/>
            <w:r w:rsidDel="00000000" w:rsidR="00000000" w:rsidRPr="00000000">
              <w:commentReference w:id="27"/>
            </w:r>
            <w:r w:rsidDel="00000000" w:rsidR="00000000" w:rsidRPr="00000000">
              <w:rPr>
                <w:sz w:val="18"/>
                <w:szCs w:val="18"/>
                <w:rtl w:val="0"/>
              </w:rPr>
              <w:t xml:space="preserve">one study (but pooling not mentioned), have they mentioned how they will maintain the independence of the studies? If not:</w:t>
            </w:r>
          </w:p>
          <w:p w:rsidR="00000000" w:rsidDel="00000000" w:rsidP="00000000" w:rsidRDefault="00000000" w:rsidRPr="00000000" w14:paraId="000004C7">
            <w:pP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Please describe in your SAP how your analysis or analytical models will take account of the differences among studies, and how you will maintain the structure and the independence of the studies being requested in your methods (i.e. not just combining them all together and analyzing them as a single data set). </w:t>
            </w:r>
          </w:p>
          <w:p w:rsidR="00000000" w:rsidDel="00000000" w:rsidP="00000000" w:rsidRDefault="00000000" w:rsidRPr="00000000" w14:paraId="000004C8">
            <w:pPr>
              <w:rPr>
                <w:sz w:val="18"/>
                <w:szCs w:val="18"/>
              </w:rPr>
            </w:pPr>
            <w:hyperlink r:id="rId87">
              <w:r w:rsidDel="00000000" w:rsidR="00000000" w:rsidRPr="00000000">
                <w:rPr>
                  <w:color w:val="1155cc"/>
                  <w:sz w:val="18"/>
                  <w:szCs w:val="18"/>
                  <w:u w:val="single"/>
                  <w:rtl w:val="0"/>
                </w:rPr>
                <w:t xml:space="preserve">https://app.getguru.com/card/c8ELkdyi/Maintaining-study-independence-with-1-study</w:t>
              </w:r>
            </w:hyperlink>
            <w:r w:rsidDel="00000000" w:rsidR="00000000" w:rsidRPr="00000000">
              <w:rPr>
                <w:rtl w:val="0"/>
              </w:rPr>
            </w:r>
          </w:p>
          <w:p w:rsidR="00000000" w:rsidDel="00000000" w:rsidP="00000000" w:rsidRDefault="00000000" w:rsidRPr="00000000" w14:paraId="000004C9">
            <w:pPr>
              <w:rPr>
                <w:sz w:val="18"/>
                <w:szCs w:val="18"/>
              </w:rPr>
            </w:pPr>
            <w:r w:rsidDel="00000000" w:rsidR="00000000" w:rsidRPr="00000000">
              <w:rPr>
                <w:rtl w:val="0"/>
              </w:rPr>
            </w:r>
          </w:p>
          <w:p w:rsidR="00000000" w:rsidDel="00000000" w:rsidP="00000000" w:rsidRDefault="00000000" w:rsidRPr="00000000" w14:paraId="000004CA">
            <w:pPr>
              <w:rPr>
                <w:sz w:val="18"/>
                <w:szCs w:val="18"/>
              </w:rPr>
            </w:pPr>
            <w:r w:rsidDel="00000000" w:rsidR="00000000" w:rsidRPr="00000000">
              <w:rPr>
                <w:sz w:val="18"/>
                <w:szCs w:val="18"/>
                <w:rtl w:val="0"/>
              </w:rPr>
              <w:t xml:space="preserve">5. Does the SAP address missing values?</w:t>
            </w:r>
          </w:p>
          <w:p w:rsidR="00000000" w:rsidDel="00000000" w:rsidP="00000000" w:rsidRDefault="00000000" w:rsidRPr="00000000" w14:paraId="000004CB">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In the SAP, please describe the approach for handling missing values. Will missing data be either excluded or imputed? </w:t>
            </w:r>
          </w:p>
          <w:p w:rsidR="00000000" w:rsidDel="00000000" w:rsidP="00000000" w:rsidRDefault="00000000" w:rsidRPr="00000000" w14:paraId="000004CC">
            <w:pPr>
              <w:rPr>
                <w:sz w:val="18"/>
                <w:szCs w:val="18"/>
              </w:rPr>
            </w:pPr>
            <w:hyperlink r:id="rId88">
              <w:r w:rsidDel="00000000" w:rsidR="00000000" w:rsidRPr="00000000">
                <w:rPr>
                  <w:color w:val="1155cc"/>
                  <w:sz w:val="18"/>
                  <w:szCs w:val="18"/>
                  <w:u w:val="single"/>
                  <w:rtl w:val="0"/>
                </w:rPr>
                <w:t xml:space="preserve">https://app.getguru.com/card/To5dkRBc/SAP-doesnt-mention-Missing-data</w:t>
              </w:r>
            </w:hyperlink>
            <w:r w:rsidDel="00000000" w:rsidR="00000000" w:rsidRPr="00000000">
              <w:rPr>
                <w:rtl w:val="0"/>
              </w:rPr>
            </w:r>
          </w:p>
          <w:p w:rsidR="00000000" w:rsidDel="00000000" w:rsidP="00000000" w:rsidRDefault="00000000" w:rsidRPr="00000000" w14:paraId="000004CD">
            <w:pPr>
              <w:rPr>
                <w:sz w:val="18"/>
                <w:szCs w:val="18"/>
              </w:rPr>
            </w:pPr>
            <w:r w:rsidDel="00000000" w:rsidR="00000000" w:rsidRPr="00000000">
              <w:rPr>
                <w:rtl w:val="0"/>
              </w:rPr>
            </w:r>
          </w:p>
          <w:p w:rsidR="00000000" w:rsidDel="00000000" w:rsidP="00000000" w:rsidRDefault="00000000" w:rsidRPr="00000000" w14:paraId="000004CE">
            <w:pPr>
              <w:rPr>
                <w:sz w:val="18"/>
                <w:szCs w:val="18"/>
              </w:rPr>
            </w:pPr>
            <w:r w:rsidDel="00000000" w:rsidR="00000000" w:rsidRPr="00000000">
              <w:rPr>
                <w:sz w:val="18"/>
                <w:szCs w:val="18"/>
                <w:rtl w:val="0"/>
              </w:rPr>
              <w:t xml:space="preserve">6. Check for abbreviations, references, tables/figures etc. Vivli admin may make these revisions on behalf of the researcher.</w:t>
            </w:r>
          </w:p>
          <w:p w:rsidR="00000000" w:rsidDel="00000000" w:rsidP="00000000" w:rsidRDefault="00000000" w:rsidRPr="00000000" w14:paraId="000004CF">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In the statistical analysis plan, please provide the full form of the abbreviation X in its first use. </w:t>
            </w:r>
          </w:p>
          <w:p w:rsidR="00000000" w:rsidDel="00000000" w:rsidP="00000000" w:rsidRDefault="00000000" w:rsidRPr="00000000" w14:paraId="000004D0">
            <w:pPr>
              <w:rPr>
                <w:sz w:val="18"/>
                <w:szCs w:val="18"/>
              </w:rPr>
            </w:pPr>
            <w:r w:rsidDel="00000000" w:rsidR="00000000" w:rsidRPr="00000000">
              <w:rPr>
                <w:rtl w:val="0"/>
              </w:rPr>
            </w:r>
          </w:p>
          <w:p w:rsidR="00000000" w:rsidDel="00000000" w:rsidP="00000000" w:rsidRDefault="00000000" w:rsidRPr="00000000" w14:paraId="000004D1">
            <w:pPr>
              <w:rPr>
                <w:sz w:val="18"/>
                <w:szCs w:val="18"/>
              </w:rPr>
            </w:pPr>
            <w:r w:rsidDel="00000000" w:rsidR="00000000" w:rsidRPr="00000000">
              <w:rPr>
                <w:sz w:val="18"/>
                <w:szCs w:val="18"/>
                <w:rtl w:val="0"/>
              </w:rPr>
              <w:t xml:space="preserve">7. Does the researcher address how the studies were selected, and do the studies they have chosen </w:t>
            </w:r>
            <w:sdt>
              <w:sdtPr>
                <w:id w:val="-1066958297"/>
                <w:tag w:val="goog_rdk_505"/>
              </w:sdtPr>
              <w:sdtContent>
                <w:commentRangeStart w:id="28"/>
              </w:sdtContent>
            </w:sdt>
            <w:r w:rsidDel="00000000" w:rsidR="00000000" w:rsidRPr="00000000">
              <w:rPr>
                <w:sz w:val="18"/>
                <w:szCs w:val="18"/>
                <w:rtl w:val="0"/>
              </w:rPr>
              <w:t xml:space="preserve">make sense</w:t>
            </w:r>
            <w:commentRangeEnd w:id="28"/>
            <w:r w:rsidDel="00000000" w:rsidR="00000000" w:rsidRPr="00000000">
              <w:commentReference w:id="28"/>
            </w:r>
            <w:r w:rsidDel="00000000" w:rsidR="00000000" w:rsidRPr="00000000">
              <w:rPr>
                <w:sz w:val="18"/>
                <w:szCs w:val="18"/>
                <w:rtl w:val="0"/>
              </w:rPr>
              <w:t xml:space="preserve"> for their research plan, if not, include this response. This only needs to be </w:t>
            </w:r>
            <w:sdt>
              <w:sdtPr>
                <w:id w:val="1157317915"/>
                <w:tag w:val="goog_rdk_506"/>
              </w:sdtPr>
              <w:sdtContent>
                <w:ins w:author="Catherine D'Arcy" w:id="84" w:date="2026-06-09T12:41:10Z">
                  <w:r w:rsidDel="00000000" w:rsidR="00000000" w:rsidRPr="00000000">
                    <w:rPr>
                      <w:sz w:val="18"/>
                      <w:szCs w:val="18"/>
                      <w:rtl w:val="0"/>
                    </w:rPr>
                    <w:t xml:space="preserve">sent if they have chosen studies that don’t match the medical condition that is the subject of the research.</w:t>
                  </w:r>
                </w:ins>
              </w:sdtContent>
            </w:sdt>
            <w:r w:rsidDel="00000000" w:rsidR="00000000" w:rsidRPr="00000000">
              <w:rPr>
                <w:rtl w:val="0"/>
              </w:rPr>
            </w:r>
          </w:p>
          <w:p w:rsidR="00000000" w:rsidDel="00000000" w:rsidP="00000000" w:rsidRDefault="00000000" w:rsidRPr="00000000" w14:paraId="000004D2">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In the SAP, please describe the rationale for selecting studies. </w:t>
            </w:r>
          </w:p>
          <w:p w:rsidR="00000000" w:rsidDel="00000000" w:rsidP="00000000" w:rsidRDefault="00000000" w:rsidRPr="00000000" w14:paraId="000004D3">
            <w:pPr>
              <w:rPr>
                <w:sz w:val="18"/>
                <w:szCs w:val="18"/>
              </w:rPr>
            </w:pPr>
            <w:hyperlink r:id="rId89">
              <w:r w:rsidDel="00000000" w:rsidR="00000000" w:rsidRPr="00000000">
                <w:rPr>
                  <w:color w:val="1155cc"/>
                  <w:sz w:val="18"/>
                  <w:szCs w:val="18"/>
                  <w:u w:val="single"/>
                  <w:rtl w:val="0"/>
                </w:rPr>
                <w:t xml:space="preserve">https://app.getguru.com/card/TdrdLzxc/Requested-studies-dont-match-the-analysis</w:t>
              </w:r>
            </w:hyperlink>
            <w:r w:rsidDel="00000000" w:rsidR="00000000" w:rsidRPr="00000000">
              <w:rPr>
                <w:rtl w:val="0"/>
              </w:rPr>
            </w:r>
          </w:p>
          <w:p w:rsidR="00000000" w:rsidDel="00000000" w:rsidP="00000000" w:rsidRDefault="00000000" w:rsidRPr="00000000" w14:paraId="000004D4">
            <w:pPr>
              <w:rPr>
                <w:sz w:val="18"/>
                <w:szCs w:val="18"/>
              </w:rPr>
            </w:pPr>
            <w:r w:rsidDel="00000000" w:rsidR="00000000" w:rsidRPr="00000000">
              <w:rPr>
                <w:rtl w:val="0"/>
              </w:rPr>
            </w:r>
          </w:p>
          <w:p w:rsidR="00000000" w:rsidDel="00000000" w:rsidP="00000000" w:rsidRDefault="00000000" w:rsidRPr="00000000" w14:paraId="000004D5">
            <w:pPr>
              <w:rPr>
                <w:sz w:val="18"/>
                <w:szCs w:val="18"/>
              </w:rPr>
            </w:pPr>
            <w:r w:rsidDel="00000000" w:rsidR="00000000" w:rsidRPr="00000000">
              <w:rPr>
                <w:sz w:val="18"/>
                <w:szCs w:val="18"/>
                <w:rtl w:val="0"/>
              </w:rPr>
              <w:t xml:space="preserve">8. </w:t>
            </w:r>
            <w:sdt>
              <w:sdtPr>
                <w:id w:val="-1158895105"/>
                <w:tag w:val="goog_rdk_507"/>
              </w:sdtPr>
              <w:sdtContent>
                <w:commentRangeStart w:id="29"/>
              </w:sdtContent>
            </w:sdt>
            <w:r w:rsidDel="00000000" w:rsidR="00000000" w:rsidRPr="00000000">
              <w:rPr>
                <w:sz w:val="18"/>
                <w:szCs w:val="18"/>
                <w:rtl w:val="0"/>
              </w:rPr>
              <w:t xml:space="preserve">For 2nd or 3rd form check only</w:t>
            </w:r>
            <w:commentRangeEnd w:id="29"/>
            <w:r w:rsidDel="00000000" w:rsidR="00000000" w:rsidRPr="00000000">
              <w:commentReference w:id="29"/>
            </w:r>
            <w:r w:rsidDel="00000000" w:rsidR="00000000" w:rsidRPr="00000000">
              <w:rPr>
                <w:sz w:val="18"/>
                <w:szCs w:val="18"/>
                <w:rtl w:val="0"/>
              </w:rPr>
              <w:t xml:space="preserve"> - Hypothesis/Exploratory Research – if, after 1st form check, the request still does not include a hypothesis or research question (see aims/objectives and hypotheses section)</w:t>
            </w:r>
          </w:p>
          <w:p w:rsidR="00000000" w:rsidDel="00000000" w:rsidP="00000000" w:rsidRDefault="00000000" w:rsidRPr="00000000" w14:paraId="000004D6">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All uses of clinical research data, require a clearly defined hypothesis, research plan and method description to gain access to data. Please provide an update to the SAP description to clearly define the research approach and hypothesis to proceed with this request. </w:t>
            </w:r>
          </w:p>
          <w:sdt>
            <w:sdtPr>
              <w:id w:val="-234499404"/>
              <w:tag w:val="goog_rdk_511"/>
            </w:sdtPr>
            <w:sdtContent>
              <w:p w:rsidR="00000000" w:rsidDel="00000000" w:rsidP="00000000" w:rsidRDefault="00000000" w:rsidRPr="00000000" w14:paraId="000004D7">
                <w:pPr>
                  <w:rPr>
                    <w:ins w:author="Catherine D'Arcy" w:id="85" w:date="2026-06-09T12:45:25Z"/>
                    <w:sz w:val="18"/>
                    <w:szCs w:val="18"/>
                    <w:rPrChange w:author="Catherine D'Arcy" w:id="86" w:date="2026-06-09T12:45:25Z">
                      <w:rPr>
                        <w:sz w:val="18"/>
                        <w:szCs w:val="18"/>
                      </w:rPr>
                    </w:rPrChange>
                  </w:rPr>
                </w:pPr>
                <w:sdt>
                  <w:sdtPr>
                    <w:id w:val="36616983"/>
                    <w:tag w:val="goog_rdk_509"/>
                  </w:sdtPr>
                  <w:sdtContent>
                    <w:ins w:author="Catherine D'Arcy" w:id="85" w:date="2026-06-09T12:45:25Z">
                      <w:r w:rsidDel="00000000" w:rsidR="00000000" w:rsidRPr="00000000">
                        <w:fldChar w:fldCharType="begin"/>
                      </w:r>
                      <w:r w:rsidDel="00000000" w:rsidR="00000000" w:rsidRPr="00000000">
                        <w:instrText xml:space="preserve">HYPERLINK "https://app.getguru.com/card/io5dkRnT/No-hypothesis-provided-after-1st-form-check"</w:instrText>
                      </w:r>
                      <w:r w:rsidDel="00000000" w:rsidR="00000000" w:rsidRPr="00000000">
                        <w:fldChar w:fldCharType="separate"/>
                      </w:r>
                      <w:r w:rsidDel="00000000" w:rsidR="00000000" w:rsidRPr="00000000">
                        <w:rPr>
                          <w:color w:val="1155cc"/>
                          <w:sz w:val="18"/>
                          <w:szCs w:val="18"/>
                          <w:u w:val="single"/>
                          <w:rtl w:val="0"/>
                        </w:rPr>
                        <w:t xml:space="preserve">https://app.getguru.com/card/io5dkRnT/No-hypothesis-provided-after-1st-form-check</w:t>
                      </w:r>
                      <w:r w:rsidDel="00000000" w:rsidR="00000000" w:rsidRPr="00000000">
                        <w:fldChar w:fldCharType="end"/>
                      </w:r>
                    </w:ins>
                    <w:sdt>
                      <w:sdtPr>
                        <w:id w:val="-77178717"/>
                        <w:tag w:val="goog_rdk_510"/>
                      </w:sdtPr>
                      <w:sdtContent>
                        <w:ins w:author="Catherine D'Arcy" w:id="85" w:date="2026-06-09T12:45:25Z">
                          <w:r w:rsidDel="00000000" w:rsidR="00000000" w:rsidRPr="00000000">
                            <w:rPr>
                              <w:rtl w:val="0"/>
                            </w:rPr>
                          </w:r>
                        </w:ins>
                      </w:sdtContent>
                    </w:sdt>
                    <w:ins w:author="Catherine D'Arcy" w:id="85" w:date="2026-06-09T12:45:25Z"/>
                  </w:sdtContent>
                </w:sdt>
              </w:p>
            </w:sdtContent>
          </w:sdt>
          <w:p w:rsidR="00000000" w:rsidDel="00000000" w:rsidP="00000000" w:rsidRDefault="00000000" w:rsidRPr="00000000" w14:paraId="000004D8">
            <w:pPr>
              <w:rPr>
                <w:sz w:val="18"/>
                <w:szCs w:val="18"/>
              </w:rPr>
            </w:pPr>
            <w:r w:rsidDel="00000000" w:rsidR="00000000" w:rsidRPr="00000000">
              <w:rPr>
                <w:rtl w:val="0"/>
              </w:rPr>
            </w:r>
          </w:p>
          <w:p w:rsidR="00000000" w:rsidDel="00000000" w:rsidP="00000000" w:rsidRDefault="00000000" w:rsidRPr="00000000" w14:paraId="000004D9">
            <w:pPr>
              <w:rPr>
                <w:sz w:val="18"/>
                <w:szCs w:val="18"/>
              </w:rPr>
            </w:pPr>
            <w:r w:rsidDel="00000000" w:rsidR="00000000" w:rsidRPr="00000000">
              <w:rPr>
                <w:sz w:val="18"/>
                <w:szCs w:val="18"/>
                <w:rtl w:val="0"/>
              </w:rPr>
              <w:t xml:space="preserve">9. If they have completed the AI/ML section, do they explain how their models will support their analysis? </w:t>
            </w:r>
          </w:p>
          <w:sdt>
            <w:sdtPr>
              <w:id w:val="-1142858302"/>
              <w:tag w:val="goog_rdk_514"/>
            </w:sdtPr>
            <w:sdtContent>
              <w:p w:rsidR="00000000" w:rsidDel="00000000" w:rsidP="00000000" w:rsidRDefault="00000000" w:rsidRPr="00000000" w14:paraId="000004DA">
                <w:pPr>
                  <w:rPr>
                    <w:ins w:author="Catherine D'Arcy" w:id="87" w:date="2026-06-09T12:46:16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In your statistical analysis plan, please provide a description of how your chosen AI or machine learning models will support your analysis. </w:t>
                </w:r>
                <w:sdt>
                  <w:sdtPr>
                    <w:id w:val="-427849097"/>
                    <w:tag w:val="goog_rdk_512"/>
                  </w:sdtPr>
                  <w:sdtContent>
                    <w:del w:author="Catherine D'Arcy" w:id="87" w:date="2026-06-09T12:46:16Z">
                      <w:r w:rsidDel="00000000" w:rsidR="00000000" w:rsidRPr="00000000">
                        <w:rPr>
                          <w:sz w:val="18"/>
                          <w:szCs w:val="18"/>
                          <w:rtl w:val="0"/>
                        </w:rPr>
                        <w:delText xml:space="preserve">Please note that this field is published on the Vivli website if the request is approved.</w:delText>
                      </w:r>
                    </w:del>
                  </w:sdtContent>
                </w:sdt>
                <w:sdt>
                  <w:sdtPr>
                    <w:id w:val="1038671908"/>
                    <w:tag w:val="goog_rdk_513"/>
                  </w:sdtPr>
                  <w:sdtContent>
                    <w:ins w:author="Catherine D'Arcy" w:id="87" w:date="2026-06-09T12:46:16Z">
                      <w:r w:rsidDel="00000000" w:rsidR="00000000" w:rsidRPr="00000000">
                        <w:rPr>
                          <w:rtl w:val="0"/>
                        </w:rPr>
                      </w:r>
                    </w:ins>
                  </w:sdtContent>
                </w:sdt>
              </w:p>
            </w:sdtContent>
          </w:sdt>
          <w:sdt>
            <w:sdtPr>
              <w:id w:val="382845962"/>
              <w:tag w:val="goog_rdk_518"/>
            </w:sdtPr>
            <w:sdtContent>
              <w:p w:rsidR="00000000" w:rsidDel="00000000" w:rsidP="00000000" w:rsidRDefault="00000000" w:rsidRPr="00000000" w14:paraId="000004DB">
                <w:pPr>
                  <w:rPr>
                    <w:sz w:val="18"/>
                    <w:szCs w:val="18"/>
                    <w:rPrChange w:author="Catherine D'Arcy" w:id="88" w:date="2026-06-09T12:46:16Z">
                      <w:rPr/>
                    </w:rPrChange>
                  </w:rPr>
                </w:pPr>
                <w:sdt>
                  <w:sdtPr>
                    <w:id w:val="-676874279"/>
                    <w:tag w:val="goog_rdk_515"/>
                  </w:sdtPr>
                  <w:sdtContent>
                    <w:ins w:author="Catherine D'Arcy" w:id="87" w:date="2026-06-09T12:46:16Z"/>
                    <w:sdt>
                      <w:sdtPr>
                        <w:id w:val="672831389"/>
                        <w:tag w:val="goog_rdk_516"/>
                      </w:sdtPr>
                      <w:sdtContent>
                        <w:ins w:author="Catherine D'Arcy" w:id="87" w:date="2026-06-09T12:46:16Z">
                          <w:r w:rsidDel="00000000" w:rsidR="00000000" w:rsidRPr="00000000">
                            <w:rPr>
                              <w:sz w:val="18"/>
                              <w:szCs w:val="18"/>
                              <w:rtl w:val="0"/>
                              <w:rPrChange w:author="Catherine D'Arcy" w:id="88" w:date="2026-06-09T12:46:16Z">
                                <w:rPr>
                                  <w:sz w:val="18"/>
                                  <w:szCs w:val="18"/>
                                </w:rPr>
                              </w:rPrChange>
                            </w:rPr>
                            <w:t xml:space="preserve">https://app.getguru.com/card/TLop4xbc/AIML-model-use-not-explained-in-SAP </w:t>
                          </w:r>
                        </w:ins>
                      </w:sdtContent>
                    </w:sdt>
                    <w:ins w:author="Catherine D'Arcy" w:id="87" w:date="2026-06-09T12:46:16Z"/>
                  </w:sdtContent>
                </w:sdt>
                <w:sdt>
                  <w:sdtPr>
                    <w:id w:val="1322662127"/>
                    <w:tag w:val="goog_rdk_517"/>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DE">
            <w:pPr>
              <w:rPr/>
            </w:pPr>
            <w:r w:rsidDel="00000000" w:rsidR="00000000" w:rsidRPr="00000000">
              <w:rPr>
                <w:sz w:val="18"/>
                <w:szCs w:val="18"/>
                <w:rtl w:val="0"/>
              </w:rPr>
              <w:t xml:space="preserve">Country or countries where the analysis will be conducted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DF">
            <w:pPr>
              <w:rPr>
                <w:strike w:val="1"/>
                <w:sz w:val="18"/>
                <w:szCs w:val="18"/>
              </w:rPr>
            </w:pPr>
            <w:r w:rsidDel="00000000" w:rsidR="00000000" w:rsidRPr="00000000">
              <w:rPr>
                <w:sz w:val="18"/>
                <w:szCs w:val="18"/>
                <w:rtl w:val="0"/>
              </w:rPr>
              <w:t xml:space="preserve">Required field </w:t>
            </w:r>
            <w:r w:rsidDel="00000000" w:rsidR="00000000" w:rsidRPr="00000000">
              <w:rPr>
                <w:strike w:val="1"/>
                <w:sz w:val="18"/>
                <w:szCs w:val="18"/>
                <w:rtl w:val="0"/>
              </w:rPr>
              <w:t xml:space="preserve">OK </w:t>
            </w:r>
            <w:sdt>
              <w:sdtPr>
                <w:id w:val="-1572599046"/>
                <w:tag w:val="goog_rdk_519"/>
              </w:sdtPr>
              <w:sdtContent>
                <w:commentRangeStart w:id="30"/>
              </w:sdtContent>
            </w:sdt>
            <w:r w:rsidDel="00000000" w:rsidR="00000000" w:rsidRPr="00000000">
              <w:rPr>
                <w:strike w:val="1"/>
                <w:sz w:val="18"/>
                <w:szCs w:val="18"/>
                <w:rtl w:val="0"/>
              </w:rPr>
              <w:t xml:space="preserve">or Bl</w:t>
            </w:r>
            <w:commentRangeEnd w:id="30"/>
            <w:r w:rsidDel="00000000" w:rsidR="00000000" w:rsidRPr="00000000">
              <w:commentReference w:id="30"/>
            </w:r>
            <w:r w:rsidDel="00000000" w:rsidR="00000000" w:rsidRPr="00000000">
              <w:rPr>
                <w:strike w:val="1"/>
                <w:sz w:val="18"/>
                <w:szCs w:val="18"/>
                <w:rtl w:val="0"/>
              </w:rPr>
              <w:t xml:space="preserve">ank</w:t>
            </w:r>
          </w:p>
          <w:p w:rsidR="00000000" w:rsidDel="00000000" w:rsidP="00000000" w:rsidRDefault="00000000" w:rsidRPr="00000000" w14:paraId="000004E0">
            <w:pPr>
              <w:rPr>
                <w:strike w:val="1"/>
              </w:rPr>
            </w:pPr>
            <w:r w:rsidDel="00000000" w:rsidR="00000000" w:rsidRPr="00000000">
              <w:rPr>
                <w:strike w:val="1"/>
                <w:sz w:val="18"/>
                <w:szCs w:val="18"/>
                <w:rtl w:val="0"/>
              </w:rPr>
              <w:t xml:space="preserve">If any of the team member are based in Iran, Iraq, North Korea, Cuba, Syria Standard response: Thank you for your interest in Vivli. Unfortunately, at this time, we are unable to share data with researchers from restricted countries due to current US federal regulations. If regulations change, we hope you will consider using the Vivli platform again. If the country stated is China including Macau and Hong Kong, Russia or Venezuela, follow the process for Countries of Concern (see https://app.getguru.com/card/TX5zGgGc/Process-for-Requests-from-Countries-of-Concern-DOJ-ruling)</w:t>
            </w:r>
            <w:r w:rsidDel="00000000" w:rsidR="00000000" w:rsidRPr="00000000">
              <w:rPr>
                <w:rtl w:val="0"/>
              </w:rPr>
            </w:r>
          </w:p>
        </w:tc>
      </w:tr>
    </w:tbl>
    <w:p w:rsidR="00000000" w:rsidDel="00000000" w:rsidP="00000000" w:rsidRDefault="00000000" w:rsidRPr="00000000" w14:paraId="000004E1">
      <w:pPr>
        <w:spacing w:before="280" w:lineRule="auto"/>
        <w:rPr/>
      </w:pPr>
      <w:r w:rsidDel="00000000" w:rsidR="00000000" w:rsidRPr="00000000">
        <w:rPr>
          <w:rtl w:val="0"/>
        </w:rPr>
      </w:r>
    </w:p>
    <w:p w:rsidR="00000000" w:rsidDel="00000000" w:rsidP="00000000" w:rsidRDefault="00000000" w:rsidRPr="00000000" w14:paraId="000004E2">
      <w:pPr>
        <w:spacing w:after="80" w:before="220" w:lineRule="auto"/>
        <w:rPr/>
      </w:pPr>
      <w:r w:rsidDel="00000000" w:rsidR="00000000" w:rsidRPr="00000000">
        <w:rPr>
          <w:b w:val="1"/>
          <w:bCs w:val="1"/>
          <w:color w:val="2e75b6"/>
          <w:sz w:val="22"/>
          <w:szCs w:val="22"/>
          <w:rtl w:val="0"/>
        </w:rPr>
        <w:t xml:space="preserve">Funding &amp; Other information</w:t>
      </w:r>
      <w:r w:rsidDel="00000000" w:rsidR="00000000" w:rsidRPr="00000000">
        <w:rPr>
          <w:rtl w:val="0"/>
        </w:rPr>
      </w:r>
    </w:p>
    <w:p w:rsidR="00000000" w:rsidDel="00000000" w:rsidP="00000000" w:rsidRDefault="00000000" w:rsidRPr="00000000" w14:paraId="000004E3">
      <w:pPr>
        <w:spacing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700"/>
        <w:gridCol w:w="2560"/>
        <w:gridCol w:w="3700"/>
        <w:tblGridChange w:id="0">
          <w:tblGrid>
            <w:gridCol w:w="1400"/>
            <w:gridCol w:w="1700"/>
            <w:gridCol w:w="2560"/>
            <w:gridCol w:w="3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E4">
            <w:pP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E5">
            <w:pPr>
              <w:rPr/>
            </w:pPr>
            <w:r w:rsidDel="00000000" w:rsidR="00000000" w:rsidRPr="00000000">
              <w:rPr>
                <w:b w:val="1"/>
                <w:bCs w:val="1"/>
                <w:color w:val="ffffff"/>
                <w:sz w:val="18"/>
                <w:szCs w:val="18"/>
                <w:rtl w:val="0"/>
              </w:rPr>
              <w:t xml:space="preserve">Subsection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E6">
            <w:pPr>
              <w:rPr/>
            </w:pPr>
            <w:r w:rsidDel="00000000" w:rsidR="00000000" w:rsidRPr="00000000">
              <w:rPr>
                <w:b w:val="1"/>
                <w:bCs w:val="1"/>
                <w:color w:val="ffffff"/>
                <w:sz w:val="18"/>
                <w:szCs w:val="18"/>
                <w:rtl w:val="0"/>
              </w:rPr>
              <w:t xml:space="preserve">Field / 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4E7">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E8">
            <w:pPr>
              <w:rPr/>
            </w:pPr>
            <w:r w:rsidDel="00000000" w:rsidR="00000000" w:rsidRPr="00000000">
              <w:rPr>
                <w:sz w:val="18"/>
                <w:szCs w:val="18"/>
                <w:rtl w:val="0"/>
              </w:rPr>
              <w:t xml:space="preserve">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E9">
            <w:pPr>
              <w:rPr/>
            </w:pPr>
            <w:r w:rsidDel="00000000" w:rsidR="00000000" w:rsidRPr="00000000">
              <w:rPr>
                <w:sz w:val="18"/>
                <w:szCs w:val="18"/>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4EA">
            <w:pPr>
              <w:rPr/>
            </w:pPr>
            <w:r w:rsidDel="00000000" w:rsidR="00000000" w:rsidRPr="00000000">
              <w:rPr>
                <w:sz w:val="18"/>
                <w:szCs w:val="18"/>
                <w:rtl w:val="0"/>
              </w:rPr>
              <w:t xml:space="preserve">Answer yes/no to the four questions regarding the funding of the research proposal: Is the proposed research being funded by research grants from government agencies? Is the proposed research being funded by employers through employment contracts? Is the proposed research being funded by additional contracts or consultancies? Is the proposed research being funded by commercial 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467586264"/>
              <w:tag w:val="goog_rdk_521"/>
            </w:sdtPr>
            <w:sdtContent>
              <w:p w:rsidR="00000000" w:rsidDel="00000000" w:rsidP="00000000" w:rsidRDefault="00000000" w:rsidRPr="00000000" w14:paraId="000004EB">
                <w:pPr>
                  <w:rPr>
                    <w:ins w:author="Catherine D'Arcy" w:id="89" w:date="2026-06-09T12:48:34Z"/>
                    <w:sz w:val="18"/>
                    <w:szCs w:val="18"/>
                  </w:rPr>
                </w:pPr>
                <w:r w:rsidDel="00000000" w:rsidR="00000000" w:rsidRPr="00000000">
                  <w:rPr>
                    <w:sz w:val="18"/>
                    <w:szCs w:val="18"/>
                    <w:rtl w:val="0"/>
                  </w:rPr>
                  <w:t xml:space="preserve">Required field. </w:t>
                </w:r>
                <w:sdt>
                  <w:sdtPr>
                    <w:id w:val="-579991645"/>
                    <w:tag w:val="goog_rdk_520"/>
                  </w:sdtPr>
                  <w:sdtContent>
                    <w:ins w:author="Catherine D'Arcy" w:id="89" w:date="2026-06-09T12:48:34Z">
                      <w:r w:rsidDel="00000000" w:rsidR="00000000" w:rsidRPr="00000000">
                        <w:rPr>
                          <w:rtl w:val="0"/>
                        </w:rPr>
                      </w:r>
                    </w:ins>
                  </w:sdtContent>
                </w:sdt>
              </w:p>
            </w:sdtContent>
          </w:sdt>
          <w:p w:rsidR="00000000" w:rsidDel="00000000" w:rsidP="00000000" w:rsidRDefault="00000000" w:rsidRPr="00000000" w14:paraId="000004EC">
            <w:pPr>
              <w:rPr>
                <w:sz w:val="18"/>
                <w:szCs w:val="18"/>
              </w:rPr>
            </w:pPr>
            <w:sdt>
              <w:sdtPr>
                <w:id w:val="1342820421"/>
                <w:tag w:val="goog_rdk_522"/>
              </w:sdtPr>
              <w:sdtContent>
                <w:ins w:author="Catherine D'Arcy" w:id="89" w:date="2026-06-09T12:48:34Z">
                  <w:r w:rsidDel="00000000" w:rsidR="00000000" w:rsidRPr="00000000">
                    <w:rPr>
                      <w:sz w:val="18"/>
                      <w:szCs w:val="18"/>
                      <w:rtl w:val="0"/>
                    </w:rPr>
                    <w:t xml:space="preserve">This field is cross-checked with the conflict of interest and study data contributor fields, as if a data contributor is mentioned in the COI, a check is needed to ask if they are funding the research (unless already mentioned as a funder here)..</w:t>
                  </w:r>
                </w:ins>
              </w:sdtContent>
            </w:sdt>
            <w:r w:rsidDel="00000000" w:rsidR="00000000" w:rsidRPr="00000000">
              <w:rPr>
                <w:rtl w:val="0"/>
              </w:rPr>
            </w:r>
          </w:p>
          <w:p w:rsidR="00000000" w:rsidDel="00000000" w:rsidP="00000000" w:rsidRDefault="00000000" w:rsidRPr="00000000" w14:paraId="000004ED">
            <w:pPr>
              <w:rPr>
                <w:sz w:val="18"/>
                <w:szCs w:val="18"/>
              </w:rPr>
            </w:pPr>
            <w:r w:rsidDel="00000000" w:rsidR="00000000" w:rsidRPr="00000000">
              <w:rPr>
                <w:sz w:val="18"/>
                <w:szCs w:val="18"/>
                <w:rtl w:val="0"/>
              </w:rPr>
              <w:t xml:space="preserve">Yes or No </w:t>
            </w:r>
          </w:p>
          <w:p w:rsidR="00000000" w:rsidDel="00000000" w:rsidP="00000000" w:rsidRDefault="00000000" w:rsidRPr="00000000" w14:paraId="000004EE">
            <w:pPr>
              <w:rPr>
                <w:sz w:val="18"/>
                <w:szCs w:val="18"/>
              </w:rPr>
            </w:pPr>
            <w:r w:rsidDel="00000000" w:rsidR="00000000" w:rsidRPr="00000000">
              <w:rPr>
                <w:sz w:val="18"/>
                <w:szCs w:val="18"/>
                <w:rtl w:val="0"/>
              </w:rPr>
              <w:t xml:space="preserve">If the funder is the data contributor for the requested studies, ask the PI for details of their contact:</w:t>
            </w:r>
          </w:p>
          <w:p w:rsidR="00000000" w:rsidDel="00000000" w:rsidP="00000000" w:rsidRDefault="00000000" w:rsidRPr="00000000" w14:paraId="000004EF">
            <w:pPr>
              <w:rPr>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We notice that you have listed </w:t>
            </w:r>
            <w:sdt>
              <w:sdtPr>
                <w:id w:val="-1793478631"/>
                <w:tag w:val="goog_rdk_523"/>
              </w:sdtPr>
              <w:sdtContent>
                <w:commentRangeStart w:id="31"/>
              </w:sdtContent>
            </w:sdt>
            <w:r w:rsidDel="00000000" w:rsidR="00000000" w:rsidRPr="00000000">
              <w:rPr>
                <w:sz w:val="18"/>
                <w:szCs w:val="18"/>
                <w:rtl w:val="0"/>
              </w:rPr>
              <w:t xml:space="preserve">DC name</w:t>
            </w:r>
            <w:commentRangeEnd w:id="31"/>
            <w:r w:rsidDel="00000000" w:rsidR="00000000" w:rsidRPr="00000000">
              <w:commentReference w:id="31"/>
            </w:r>
            <w:r w:rsidDel="00000000" w:rsidR="00000000" w:rsidRPr="00000000">
              <w:rPr>
                <w:sz w:val="18"/>
                <w:szCs w:val="18"/>
                <w:rtl w:val="0"/>
              </w:rPr>
              <w:t xml:space="preserve"> as the funder of your project. Please provide the name and email for your contact at </w:t>
            </w:r>
            <w:sdt>
              <w:sdtPr>
                <w:id w:val="778259001"/>
                <w:tag w:val="goog_rdk_524"/>
              </w:sdtPr>
              <w:sdtContent>
                <w:commentRangeStart w:id="32"/>
              </w:sdtContent>
            </w:sdt>
            <w:r w:rsidDel="00000000" w:rsidR="00000000" w:rsidRPr="00000000">
              <w:rPr>
                <w:sz w:val="18"/>
                <w:szCs w:val="18"/>
                <w:rtl w:val="0"/>
              </w:rPr>
              <w:t xml:space="preserve">DC name</w:t>
            </w:r>
            <w:commentRangeEnd w:id="32"/>
            <w:r w:rsidDel="00000000" w:rsidR="00000000" w:rsidRPr="00000000">
              <w:commentReference w:id="32"/>
            </w:r>
            <w:r w:rsidDel="00000000" w:rsidR="00000000" w:rsidRPr="00000000">
              <w:rPr>
                <w:sz w:val="18"/>
                <w:szCs w:val="18"/>
                <w:rtl w:val="0"/>
              </w:rPr>
              <w:t xml:space="preserve">. </w:t>
            </w:r>
          </w:p>
          <w:sdt>
            <w:sdtPr>
              <w:id w:val="-787190912"/>
              <w:tag w:val="goog_rdk_528"/>
            </w:sdtPr>
            <w:sdtContent>
              <w:p w:rsidR="00000000" w:rsidDel="00000000" w:rsidP="00000000" w:rsidRDefault="00000000" w:rsidRPr="00000000" w14:paraId="000004F0">
                <w:pPr>
                  <w:rPr>
                    <w:ins w:author="Catherine D'Arcy" w:id="90" w:date="2026-06-09T14:39:08Z"/>
                    <w:sz w:val="18"/>
                    <w:szCs w:val="18"/>
                    <w:rPrChange w:author="Catherine D'Arcy" w:id="91" w:date="2026-06-09T14:39:08Z">
                      <w:rPr>
                        <w:sz w:val="18"/>
                        <w:szCs w:val="18"/>
                      </w:rPr>
                    </w:rPrChange>
                  </w:rPr>
                </w:pPr>
                <w:sdt>
                  <w:sdtPr>
                    <w:id w:val="1992994901"/>
                    <w:tag w:val="goog_rdk_526"/>
                  </w:sdtPr>
                  <w:sdtContent>
                    <w:ins w:author="Catherine D'Arcy" w:id="90" w:date="2026-06-09T14:39:08Z">
                      <w:r w:rsidDel="00000000" w:rsidR="00000000" w:rsidRPr="00000000">
                        <w:fldChar w:fldCharType="begin"/>
                      </w:r>
                      <w:r w:rsidDel="00000000" w:rsidR="00000000" w:rsidRPr="00000000">
                        <w:instrText xml:space="preserve">HYPERLINK "https://app.getguru.com/card/To5dkaxc/If-a-Vivli-data-contributor-is-also-a-funder"</w:instrText>
                      </w:r>
                      <w:r w:rsidDel="00000000" w:rsidR="00000000" w:rsidRPr="00000000">
                        <w:fldChar w:fldCharType="separate"/>
                      </w:r>
                      <w:r w:rsidDel="00000000" w:rsidR="00000000" w:rsidRPr="00000000">
                        <w:rPr>
                          <w:color w:val="1155cc"/>
                          <w:sz w:val="18"/>
                          <w:szCs w:val="18"/>
                          <w:u w:val="single"/>
                          <w:rtl w:val="0"/>
                        </w:rPr>
                        <w:t xml:space="preserve">https://app.getguru.com/card/To5dkaxc/If-a-Vivli-data-contributor-is-also-a-funder</w:t>
                      </w:r>
                      <w:r w:rsidDel="00000000" w:rsidR="00000000" w:rsidRPr="00000000">
                        <w:fldChar w:fldCharType="end"/>
                      </w:r>
                    </w:ins>
                    <w:sdt>
                      <w:sdtPr>
                        <w:id w:val="-1727265956"/>
                        <w:tag w:val="goog_rdk_527"/>
                      </w:sdtPr>
                      <w:sdtContent>
                        <w:ins w:author="Catherine D'Arcy" w:id="90" w:date="2026-06-09T14:39:08Z">
                          <w:r w:rsidDel="00000000" w:rsidR="00000000" w:rsidRPr="00000000">
                            <w:rPr>
                              <w:sz w:val="18"/>
                              <w:szCs w:val="18"/>
                              <w:rtl w:val="0"/>
                              <w:rPrChange w:author="Catherine D'Arcy" w:id="91" w:date="2026-06-09T14:39:08Z">
                                <w:rPr>
                                  <w:sz w:val="18"/>
                                  <w:szCs w:val="18"/>
                                </w:rPr>
                              </w:rPrChange>
                            </w:rPr>
                            <w:t xml:space="preserve"> </w:t>
                          </w:r>
                        </w:ins>
                      </w:sdtContent>
                    </w:sdt>
                    <w:ins w:author="Catherine D'Arcy" w:id="90" w:date="2026-06-09T14:39:08Z"/>
                  </w:sdtContent>
                </w:sdt>
              </w:p>
            </w:sdtContent>
          </w:sdt>
          <w:p w:rsidR="00000000" w:rsidDel="00000000" w:rsidP="00000000" w:rsidRDefault="00000000" w:rsidRPr="00000000" w14:paraId="000004F1">
            <w:pPr>
              <w:rPr>
                <w:sz w:val="18"/>
                <w:szCs w:val="18"/>
              </w:rPr>
            </w:pPr>
            <w:r w:rsidDel="00000000" w:rsidR="00000000" w:rsidRPr="00000000">
              <w:rPr>
                <w:rtl w:val="0"/>
              </w:rPr>
            </w:r>
          </w:p>
          <w:p w:rsidR="00000000" w:rsidDel="00000000" w:rsidP="00000000" w:rsidRDefault="00000000" w:rsidRPr="00000000" w14:paraId="000004F2">
            <w:pPr>
              <w:rPr>
                <w:sz w:val="18"/>
                <w:szCs w:val="18"/>
              </w:rPr>
            </w:pPr>
            <w:r w:rsidDel="00000000" w:rsidR="00000000" w:rsidRPr="00000000">
              <w:rPr>
                <w:sz w:val="18"/>
                <w:szCs w:val="18"/>
                <w:rtl w:val="0"/>
              </w:rPr>
              <w:t xml:space="preserve">If anyone from the research team is from a for-profit company</w:t>
            </w:r>
          </w:p>
          <w:p w:rsidR="00000000" w:rsidDel="00000000" w:rsidP="00000000" w:rsidRDefault="00000000" w:rsidRPr="00000000" w14:paraId="000004F3">
            <w:pPr>
              <w:rPr>
                <w:sz w:val="18"/>
                <w:szCs w:val="18"/>
              </w:rPr>
            </w:pPr>
            <w:r w:rsidDel="00000000" w:rsidR="00000000" w:rsidRPr="00000000">
              <w:rPr>
                <w:sz w:val="18"/>
                <w:szCs w:val="18"/>
                <w:rtl w:val="0"/>
              </w:rPr>
              <w:t xml:space="preserve">Standard response for commercial entity: </w:t>
            </w:r>
            <w:r w:rsidDel="00000000" w:rsidR="00000000" w:rsidRPr="00000000">
              <w:rPr>
                <w:sz w:val="18"/>
                <w:szCs w:val="18"/>
                <w:rtl w:val="0"/>
              </w:rPr>
              <w:t xml:space="preserve">If company </w:t>
            </w:r>
            <w:r w:rsidDel="00000000" w:rsidR="00000000" w:rsidRPr="00000000">
              <w:rPr>
                <w:sz w:val="18"/>
                <w:szCs w:val="18"/>
                <w:shd w:fill="fde892" w:val="clear"/>
                <w:rtl w:val="0"/>
              </w:rPr>
              <w:t xml:space="preserve">xx</w:t>
            </w:r>
            <w:r w:rsidDel="00000000" w:rsidR="00000000" w:rsidRPr="00000000">
              <w:rPr>
                <w:sz w:val="18"/>
                <w:szCs w:val="18"/>
                <w:rtl w:val="0"/>
              </w:rPr>
              <w:t xml:space="preserve"> is funding Dr. </w:t>
            </w:r>
            <w:r w:rsidDel="00000000" w:rsidR="00000000" w:rsidRPr="00000000">
              <w:rPr>
                <w:sz w:val="18"/>
                <w:szCs w:val="18"/>
                <w:shd w:fill="fde892" w:val="clear"/>
                <w:rtl w:val="0"/>
              </w:rPr>
              <w:t xml:space="preserve">xxx’s</w:t>
            </w:r>
            <w:r w:rsidDel="00000000" w:rsidR="00000000" w:rsidRPr="00000000">
              <w:rPr>
                <w:sz w:val="18"/>
                <w:szCs w:val="18"/>
                <w:rtl w:val="0"/>
              </w:rPr>
              <w:t xml:space="preserve"> involvement in the research through their employment contract, please update the Funding section accordingly. </w:t>
            </w:r>
          </w:p>
          <w:p w:rsidR="00000000" w:rsidDel="00000000" w:rsidP="00000000" w:rsidRDefault="00000000" w:rsidRPr="00000000" w14:paraId="000004F4">
            <w:pPr>
              <w:rPr>
                <w:sz w:val="18"/>
                <w:szCs w:val="18"/>
              </w:rPr>
            </w:pPr>
            <w:hyperlink r:id="rId90">
              <w:r w:rsidDel="00000000" w:rsidR="00000000" w:rsidRPr="00000000">
                <w:rPr>
                  <w:color w:val="1155cc"/>
                  <w:sz w:val="18"/>
                  <w:szCs w:val="18"/>
                  <w:u w:val="single"/>
                  <w:rtl w:val="0"/>
                </w:rPr>
                <w:t xml:space="preserve">https://app.getguru.com/card/T59aoydc/If-a-researcher-is-from-a-forprofit-company</w:t>
              </w:r>
            </w:hyperlink>
            <w:r w:rsidDel="00000000" w:rsidR="00000000" w:rsidRPr="00000000">
              <w:rPr>
                <w:rtl w:val="0"/>
              </w:rPr>
            </w:r>
          </w:p>
          <w:p w:rsidR="00000000" w:rsidDel="00000000" w:rsidP="00000000" w:rsidRDefault="00000000" w:rsidRPr="00000000" w14:paraId="000004F5">
            <w:pPr>
              <w:rPr>
                <w:sz w:val="18"/>
                <w:szCs w:val="18"/>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F7">
            <w:pPr>
              <w:rPr/>
            </w:pPr>
            <w:r w:rsidDel="00000000" w:rsidR="00000000" w:rsidRPr="00000000">
              <w:rPr>
                <w:sz w:val="18"/>
                <w:szCs w:val="18"/>
                <w:rtl w:val="0"/>
              </w:rPr>
              <w:t xml:space="preserve">Other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F8">
            <w:pPr>
              <w:rPr/>
            </w:pPr>
            <w:r w:rsidDel="00000000" w:rsidR="00000000" w:rsidRPr="00000000">
              <w:rPr>
                <w:sz w:val="18"/>
                <w:szCs w:val="18"/>
                <w:rtl w:val="0"/>
              </w:rPr>
              <w:t xml:space="preserve">Other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4F9">
            <w:pPr>
              <w:rPr/>
            </w:pPr>
            <w:r w:rsidDel="00000000" w:rsidR="00000000" w:rsidRPr="00000000">
              <w:rPr>
                <w:sz w:val="18"/>
                <w:szCs w:val="18"/>
                <w:rtl w:val="0"/>
              </w:rPr>
              <w:t xml:space="preserve">Any other information that may be relevant to the research proposal: Information on the data that the researcher plans to bring in Any comments in response to the revision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680206387"/>
              <w:tag w:val="goog_rdk_530"/>
            </w:sdtPr>
            <w:sdtContent>
              <w:p w:rsidR="00000000" w:rsidDel="00000000" w:rsidP="00000000" w:rsidRDefault="00000000" w:rsidRPr="00000000" w14:paraId="000004FA">
                <w:pPr>
                  <w:rPr>
                    <w:ins w:author="Catherine D'Arcy" w:id="92" w:date="2026-06-09T12:50:33Z"/>
                    <w:sz w:val="18"/>
                    <w:szCs w:val="18"/>
                  </w:rPr>
                </w:pPr>
                <w:r w:rsidDel="00000000" w:rsidR="00000000" w:rsidRPr="00000000">
                  <w:rPr>
                    <w:sz w:val="18"/>
                    <w:szCs w:val="18"/>
                    <w:rtl w:val="0"/>
                  </w:rPr>
                  <w:t xml:space="preserve">OK or Blank</w:t>
                </w:r>
                <w:sdt>
                  <w:sdtPr>
                    <w:id w:val="1252840916"/>
                    <w:tag w:val="goog_rdk_529"/>
                  </w:sdtPr>
                  <w:sdtContent>
                    <w:ins w:author="Catherine D'Arcy" w:id="92" w:date="2026-06-09T12:50:33Z">
                      <w:r w:rsidDel="00000000" w:rsidR="00000000" w:rsidRPr="00000000">
                        <w:rPr>
                          <w:rtl w:val="0"/>
                        </w:rPr>
                      </w:r>
                    </w:ins>
                  </w:sdtContent>
                </w:sdt>
              </w:p>
            </w:sdtContent>
          </w:sdt>
          <w:sdt>
            <w:sdtPr>
              <w:id w:val="-1247167982"/>
              <w:tag w:val="goog_rdk_532"/>
            </w:sdtPr>
            <w:sdtContent>
              <w:p w:rsidR="00000000" w:rsidDel="00000000" w:rsidP="00000000" w:rsidRDefault="00000000" w:rsidRPr="00000000" w14:paraId="000004FB">
                <w:pPr>
                  <w:rPr>
                    <w:ins w:author="Catherine D'Arcy" w:id="92" w:date="2026-06-09T12:50:33Z"/>
                    <w:sz w:val="18"/>
                    <w:szCs w:val="18"/>
                  </w:rPr>
                </w:pPr>
                <w:sdt>
                  <w:sdtPr>
                    <w:id w:val="166219932"/>
                    <w:tag w:val="goog_rdk_531"/>
                  </w:sdtPr>
                  <w:sdtContent>
                    <w:ins w:author="Catherine D'Arcy" w:id="92" w:date="2026-06-09T12:50:33Z">
                      <w:r w:rsidDel="00000000" w:rsidR="00000000" w:rsidRPr="00000000">
                        <w:rPr>
                          <w:sz w:val="18"/>
                          <w:szCs w:val="18"/>
                          <w:rtl w:val="0"/>
                        </w:rPr>
                        <w:t xml:space="preserve">If the researcher has entered here that MedDRA coding will not be interpreted, the MedDRA standard response does not need to be sent.</w:t>
                      </w:r>
                    </w:ins>
                  </w:sdtContent>
                </w:sdt>
              </w:p>
            </w:sdtContent>
          </w:sdt>
          <w:p w:rsidR="00000000" w:rsidDel="00000000" w:rsidP="00000000" w:rsidRDefault="00000000" w:rsidRPr="00000000" w14:paraId="000004FC">
            <w:pPr>
              <w:rPr>
                <w:sz w:val="18"/>
                <w:szCs w:val="18"/>
              </w:rPr>
            </w:pPr>
            <w:r w:rsidDel="00000000" w:rsidR="00000000" w:rsidRPr="00000000">
              <w:rPr>
                <w:rtl w:val="0"/>
              </w:rPr>
            </w:r>
          </w:p>
          <w:p w:rsidR="00000000" w:rsidDel="00000000" w:rsidP="00000000" w:rsidRDefault="00000000" w:rsidRPr="00000000" w14:paraId="000004FD">
            <w:pPr>
              <w:rPr>
                <w:sz w:val="18"/>
                <w:szCs w:val="18"/>
              </w:rPr>
            </w:pPr>
            <w:r w:rsidDel="00000000" w:rsidR="00000000" w:rsidRPr="00000000">
              <w:rPr>
                <w:rtl w:val="0"/>
              </w:rPr>
            </w:r>
          </w:p>
          <w:p w:rsidR="00000000" w:rsidDel="00000000" w:rsidP="00000000" w:rsidRDefault="00000000" w:rsidRPr="00000000" w14:paraId="000004FE">
            <w:pPr>
              <w:rPr>
                <w:b w:val="1"/>
                <w:bCs w:val="1"/>
                <w:sz w:val="18"/>
                <w:szCs w:val="18"/>
              </w:rPr>
            </w:pPr>
            <w:sdt>
              <w:sdtPr>
                <w:id w:val="1080896137"/>
                <w:tag w:val="goog_rdk_534"/>
              </w:sdtPr>
              <w:sdtContent>
                <w:ins w:author="Catherine D'Arcy" w:id="93" w:date="2026-06-09T13:03:51Z"/>
                <w:sdt>
                  <w:sdtPr>
                    <w:id w:val="-723304731"/>
                    <w:tag w:val="goog_rdk_535"/>
                  </w:sdtPr>
                  <w:sdtContent>
                    <w:ins w:author="Catherine D'Arcy" w:id="93" w:date="2026-06-09T13:03:51Z">
                      <w:r w:rsidDel="00000000" w:rsidR="00000000" w:rsidRPr="00000000">
                        <w:rPr>
                          <w:b w:val="1"/>
                          <w:bCs w:val="1"/>
                          <w:sz w:val="18"/>
                          <w:szCs w:val="18"/>
                          <w:rtl w:val="0"/>
                          <w:rPrChange w:author="Catherine D'Arcy" w:id="94" w:date="2026-06-09T13:03:51Z">
                            <w:rPr>
                              <w:sz w:val="18"/>
                              <w:szCs w:val="18"/>
                            </w:rPr>
                          </w:rPrChange>
                        </w:rPr>
                        <w:t xml:space="preserve">If a data contributor is Purdue, </w:t>
                      </w:r>
                    </w:ins>
                  </w:sdtContent>
                </w:sdt>
                <w:ins w:author="Catherine D'Arcy" w:id="93" w:date="2026-06-09T13:03:51Z"/>
              </w:sdtContent>
            </w:sdt>
            <w:sdt>
              <w:sdtPr>
                <w:id w:val="1182591585"/>
                <w:tag w:val="goog_rdk_536"/>
              </w:sdtPr>
              <w:sdtContent>
                <w:del w:author="Catherine D'Arcy" w:id="93" w:date="2026-06-09T13:03:51Z"/>
                <w:sdt>
                  <w:sdtPr>
                    <w:id w:val="-869053880"/>
                    <w:tag w:val="goog_rdk_537"/>
                  </w:sdtPr>
                  <w:sdtContent>
                    <w:del w:author="Catherine D'Arcy" w:id="93" w:date="2026-06-09T13:03:51Z">
                      <w:r w:rsidDel="00000000" w:rsidR="00000000" w:rsidRPr="00000000">
                        <w:rPr>
                          <w:b w:val="1"/>
                          <w:bCs w:val="1"/>
                          <w:sz w:val="18"/>
                          <w:szCs w:val="18"/>
                          <w:rtl w:val="0"/>
                          <w:rPrChange w:author="Catherine D'Arcy" w:id="94" w:date="2026-06-09T13:03:51Z">
                            <w:rPr>
                              <w:b w:val="1"/>
                              <w:bCs w:val="1"/>
                              <w:sz w:val="18"/>
                              <w:szCs w:val="18"/>
                            </w:rPr>
                          </w:rPrChange>
                        </w:rPr>
                        <w:delText xml:space="preserve">And</w:delText>
                      </w:r>
                    </w:del>
                  </w:sdtContent>
                </w:sdt>
                <w:del w:author="Catherine D'Arcy" w:id="93" w:date="2026-06-09T13:03:51Z"/>
              </w:sdtContent>
            </w:sdt>
            <w:r w:rsidDel="00000000" w:rsidR="00000000" w:rsidRPr="00000000">
              <w:rPr>
                <w:b w:val="1"/>
                <w:bCs w:val="1"/>
                <w:sz w:val="18"/>
                <w:szCs w:val="18"/>
                <w:rtl w:val="0"/>
              </w:rPr>
              <w:t xml:space="preserve"> send the standard response below:</w:t>
            </w:r>
          </w:p>
          <w:sdt>
            <w:sdtPr>
              <w:id w:val="1239416698"/>
              <w:tag w:val="goog_rdk_540"/>
            </w:sdtPr>
            <w:sdtContent>
              <w:p w:rsidR="00000000" w:rsidDel="00000000" w:rsidP="00000000" w:rsidRDefault="00000000" w:rsidRPr="00000000" w14:paraId="000004FF">
                <w:pPr>
                  <w:rPr>
                    <w:ins w:author="Catherine D'Arcy" w:id="95" w:date="2026-06-09T12:54:11Z"/>
                    <w:sz w:val="18"/>
                    <w:szCs w:val="18"/>
                    <w:rPrChange w:author="Catherine D'Arcy" w:id="96" w:date="2026-06-09T12:54:11Z">
                      <w:rPr>
                        <w:sz w:val="18"/>
                        <w:szCs w:val="18"/>
                      </w:rPr>
                    </w:rPrChange>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t>
                </w:r>
                <w:sdt>
                  <w:sdtPr>
                    <w:id w:val="-1619917200"/>
                    <w:tag w:val="goog_rdk_538"/>
                  </w:sdtPr>
                  <w:sdtContent>
                    <w:ins w:author="Catherine D'Arcy" w:id="95" w:date="2026-06-09T12:54:11Z"/>
                    <w:sdt>
                      <w:sdtPr>
                        <w:id w:val="-1253564869"/>
                        <w:tag w:val="goog_rdk_539"/>
                      </w:sdtPr>
                      <w:sdtContent>
                        <w:ins w:author="Catherine D'Arcy" w:id="95" w:date="2026-06-09T12:54:11Z">
                          <w:r w:rsidDel="00000000" w:rsidR="00000000" w:rsidRPr="00000000">
                            <w:rPr>
                              <w:sz w:val="18"/>
                              <w:szCs w:val="18"/>
                              <w:rtl w:val="0"/>
                              <w:rPrChange w:author="Catherine D'Arcy" w:id="96" w:date="2026-06-09T12:54:11Z">
                                <w:rPr>
                                  <w:sz w:val="18"/>
                                  <w:szCs w:val="18"/>
                                </w:rPr>
                              </w:rPrChange>
                            </w:rPr>
                            <w:t xml:space="preserve">As you have requested Purdue studies, please note: "As per the Operating Injunction, the lead researcher will inform Knoa Pharma pharmacovigilance staff within 24 hours of any determination that research findings could detrimentally impact the risk-benefit assessment regarding the product by emailing AEReport2@pharma.com. Please confirm your understanding of this commitment by adding this statement to the 'Other Information' section. </w:t>
                          </w:r>
                        </w:ins>
                      </w:sdtContent>
                    </w:sdt>
                    <w:ins w:author="Catherine D'Arcy" w:id="95" w:date="2026-06-09T12:54:11Z"/>
                  </w:sdtContent>
                </w:sdt>
              </w:p>
            </w:sdtContent>
          </w:sdt>
          <w:sdt>
            <w:sdtPr>
              <w:id w:val="-1524669615"/>
              <w:tag w:val="goog_rdk_543"/>
            </w:sdtPr>
            <w:sdtContent>
              <w:p w:rsidR="00000000" w:rsidDel="00000000" w:rsidP="00000000" w:rsidRDefault="00000000" w:rsidRPr="00000000" w14:paraId="00000500">
                <w:pPr>
                  <w:rPr>
                    <w:ins w:author="Catherine D'Arcy" w:id="95" w:date="2026-06-09T12:54:11Z"/>
                    <w:sz w:val="18"/>
                    <w:szCs w:val="18"/>
                    <w:rPrChange w:author="Catherine D'Arcy" w:id="96" w:date="2026-06-09T12:54:11Z">
                      <w:rPr>
                        <w:sz w:val="18"/>
                        <w:szCs w:val="18"/>
                      </w:rPr>
                    </w:rPrChange>
                  </w:rPr>
                </w:pPr>
                <w:sdt>
                  <w:sdtPr>
                    <w:id w:val="-1435420913"/>
                    <w:tag w:val="goog_rdk_541"/>
                  </w:sdtPr>
                  <w:sdtContent>
                    <w:ins w:author="Catherine D'Arcy" w:id="95" w:date="2026-06-09T12:54:11Z">
                      <w:r w:rsidDel="00000000" w:rsidR="00000000" w:rsidRPr="00000000">
                        <w:fldChar w:fldCharType="begin"/>
                      </w:r>
                      <w:r w:rsidDel="00000000" w:rsidR="00000000" w:rsidRPr="00000000">
                        <w:instrText xml:space="preserve">HYPERLINK "https://app.getguru.com/card/ixELk4zT/Send-if-Purdue-studies-are-requested"</w:instrText>
                      </w:r>
                      <w:r w:rsidDel="00000000" w:rsidR="00000000" w:rsidRPr="00000000">
                        <w:fldChar w:fldCharType="separate"/>
                      </w:r>
                      <w:r w:rsidDel="00000000" w:rsidR="00000000" w:rsidRPr="00000000">
                        <w:rPr>
                          <w:color w:val="1155cc"/>
                          <w:sz w:val="18"/>
                          <w:szCs w:val="18"/>
                          <w:u w:val="single"/>
                          <w:rtl w:val="0"/>
                        </w:rPr>
                        <w:t xml:space="preserve">https://app.getguru.com/card/ixELk4zT/Send-if-Purdue-studies-are-requested</w:t>
                      </w:r>
                      <w:r w:rsidDel="00000000" w:rsidR="00000000" w:rsidRPr="00000000">
                        <w:fldChar w:fldCharType="end"/>
                      </w:r>
                    </w:ins>
                    <w:sdt>
                      <w:sdtPr>
                        <w:id w:val="2129524532"/>
                        <w:tag w:val="goog_rdk_542"/>
                      </w:sdtPr>
                      <w:sdtContent>
                        <w:ins w:author="Catherine D'Arcy" w:id="95" w:date="2026-06-09T12:54:11Z">
                          <w:r w:rsidDel="00000000" w:rsidR="00000000" w:rsidRPr="00000000">
                            <w:rPr>
                              <w:sz w:val="18"/>
                              <w:szCs w:val="18"/>
                              <w:rtl w:val="0"/>
                              <w:rPrChange w:author="Catherine D'Arcy" w:id="96" w:date="2026-06-09T12:54:11Z">
                                <w:rPr>
                                  <w:sz w:val="18"/>
                                  <w:szCs w:val="18"/>
                                </w:rPr>
                              </w:rPrChange>
                            </w:rPr>
                            <w:t xml:space="preserve"> </w:t>
                          </w:r>
                        </w:ins>
                      </w:sdtContent>
                    </w:sdt>
                    <w:ins w:author="Catherine D'Arcy" w:id="95" w:date="2026-06-09T12:54:11Z"/>
                  </w:sdtContent>
                </w:sdt>
              </w:p>
            </w:sdtContent>
          </w:sdt>
          <w:p w:rsidR="00000000" w:rsidDel="00000000" w:rsidP="00000000" w:rsidRDefault="00000000" w:rsidRPr="00000000" w14:paraId="00000501">
            <w:pPr>
              <w:rPr/>
            </w:pPr>
            <w:sdt>
              <w:sdtPr>
                <w:id w:val="1290711482"/>
                <w:tag w:val="goog_rdk_545"/>
              </w:sdtPr>
              <w:sdtContent>
                <w:del w:author="Catherine D'Arcy" w:id="95" w:date="2026-06-09T12:54:11Z"/>
                <w:sdt>
                  <w:sdtPr>
                    <w:id w:val="-90836451"/>
                    <w:tag w:val="goog_rdk_546"/>
                  </w:sdtPr>
                  <w:sdtContent>
                    <w:del w:author="Catherine D'Arcy" w:id="95" w:date="2026-06-09T12:54:11Z">
                      <w:r w:rsidDel="00000000" w:rsidR="00000000" w:rsidRPr="00000000">
                        <w:rPr>
                          <w:sz w:val="18"/>
                          <w:szCs w:val="18"/>
                          <w:rtl w:val="0"/>
                          <w:rPrChange w:author="Catherine D'Arcy" w:id="96" w:date="2026-06-09T12:54:11Z">
                            <w:rPr>
                              <w:sz w:val="18"/>
                              <w:szCs w:val="18"/>
                            </w:rPr>
                          </w:rPrChange>
                        </w:rPr>
                        <w:delText xml:space="preserve">As you have requested Purdue studies, please note the Vivli Admin has added the following statement to the 'Other Information' section: "As per the Operating Injunction, the lead researcher will inform Knoa Pharma pharmacovigilance staff within 24 hours of any determination that research findings could detrimentally impact the risk-benefit assessment regarding the product by emailing AEReport2@pharma.com. Please confirm your understanding of this commitment.</w:delText>
                      </w:r>
                    </w:del>
                  </w:sdtContent>
                </w:sdt>
                <w:del w:author="Catherine D'Arcy" w:id="95" w:date="2026-06-09T12:54:11Z"/>
              </w:sdtContent>
            </w:sdt>
            <w:r w:rsidDel="00000000" w:rsidR="00000000" w:rsidRPr="00000000">
              <w:rPr>
                <w:rtl w:val="0"/>
              </w:rPr>
            </w:r>
          </w:p>
        </w:tc>
      </w:tr>
    </w:tbl>
    <w:p w:rsidR="00000000" w:rsidDel="00000000" w:rsidP="00000000" w:rsidRDefault="00000000" w:rsidRPr="00000000" w14:paraId="00000502">
      <w:pPr>
        <w:spacing w:before="280" w:lineRule="auto"/>
        <w:rPr/>
      </w:pPr>
      <w:r w:rsidDel="00000000" w:rsidR="00000000" w:rsidRPr="00000000">
        <w:rPr>
          <w:rtl w:val="0"/>
        </w:rPr>
      </w:r>
    </w:p>
    <w:p w:rsidR="00000000" w:rsidDel="00000000" w:rsidP="00000000" w:rsidRDefault="00000000" w:rsidRPr="00000000" w14:paraId="00000503">
      <w:pPr>
        <w:spacing w:after="80" w:before="220" w:lineRule="auto"/>
        <w:rPr/>
      </w:pPr>
      <w:r w:rsidDel="00000000" w:rsidR="00000000" w:rsidRPr="00000000">
        <w:rPr>
          <w:b w:val="1"/>
          <w:bCs w:val="1"/>
          <w:color w:val="2e75b6"/>
          <w:sz w:val="22"/>
          <w:szCs w:val="22"/>
          <w:rtl w:val="0"/>
        </w:rPr>
        <w:t xml:space="preserve">Studies</w:t>
      </w:r>
      <w:r w:rsidDel="00000000" w:rsidR="00000000" w:rsidRPr="00000000">
        <w:rPr>
          <w:rtl w:val="0"/>
        </w:rPr>
      </w:r>
    </w:p>
    <w:p w:rsidR="00000000" w:rsidDel="00000000" w:rsidP="00000000" w:rsidRDefault="00000000" w:rsidRPr="00000000" w14:paraId="00000504">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313"/>
        <w:gridCol w:w="1816"/>
        <w:gridCol w:w="5226"/>
        <w:tblGridChange w:id="0">
          <w:tblGrid>
            <w:gridCol w:w="1005"/>
            <w:gridCol w:w="1313"/>
            <w:gridCol w:w="1816"/>
            <w:gridCol w:w="5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05">
            <w:pPr>
              <w:rPr/>
            </w:pPr>
            <w:r w:rsidDel="00000000" w:rsidR="00000000" w:rsidRPr="00000000">
              <w:rPr>
                <w:b w:val="1"/>
                <w:bCs w:val="1"/>
                <w:color w:val="ffffff"/>
                <w:sz w:val="18"/>
                <w:szCs w:val="18"/>
                <w:rtl w:val="0"/>
              </w:rPr>
              <w:t xml:space="preserve">Studies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06">
            <w:pPr>
              <w:rPr/>
            </w:pPr>
            <w:r w:rsidDel="00000000" w:rsidR="00000000" w:rsidRPr="00000000">
              <w:rPr>
                <w:b w:val="1"/>
                <w:bCs w:val="1"/>
                <w:color w:val="ffffff"/>
                <w:sz w:val="18"/>
                <w:szCs w:val="18"/>
                <w:rtl w:val="0"/>
              </w:rPr>
              <w:t xml:space="preserve">Subsection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07">
            <w:pPr>
              <w:rPr/>
            </w:pPr>
            <w:r w:rsidDel="00000000" w:rsidR="00000000" w:rsidRPr="00000000">
              <w:rPr>
                <w:b w:val="1"/>
                <w:bCs w:val="1"/>
                <w:color w:val="ffffff"/>
                <w:sz w:val="18"/>
                <w:szCs w:val="18"/>
                <w:rtl w:val="0"/>
              </w:rPr>
              <w:t xml:space="preserve">Field / 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08">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09">
            <w:pPr>
              <w:rPr/>
            </w:pPr>
            <w:r w:rsidDel="00000000" w:rsidR="00000000" w:rsidRPr="00000000">
              <w:rPr>
                <w:sz w:val="18"/>
                <w:szCs w:val="18"/>
                <w:rtl w:val="0"/>
              </w:rPr>
              <w:t xml:space="preserve">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0A">
            <w:pPr>
              <w:rPr/>
            </w:pPr>
            <w:r w:rsidDel="00000000" w:rsidR="00000000" w:rsidRPr="00000000">
              <w:rPr>
                <w:sz w:val="18"/>
                <w:szCs w:val="18"/>
                <w:rtl w:val="0"/>
              </w:rPr>
              <w:t xml:space="preserve">Vivli-Listed and Provisioned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0B">
            <w:pPr>
              <w:rPr/>
            </w:pPr>
            <w:r w:rsidDel="00000000" w:rsidR="00000000" w:rsidRPr="00000000">
              <w:rPr>
                <w:sz w:val="18"/>
                <w:szCs w:val="18"/>
                <w:rtl w:val="0"/>
              </w:rPr>
              <w:t xml:space="preserve">All studies added to your data request form via searching on the Vivli Platform Enter the number of studies for each member, e.g. 6 Roche studies, 5 AZ etc. If the researcher has detailed in their request which studies they are going to be using, check that their study list matches the details elsewhere in the form. If this is a revision request, check that all the studies from the original request have been included, otherwise the data cannot be transferred to the new RE. If the request includes study ID 9734, title "Merged and harmonized data from acute stroke secondary prevention trials for analysis of stroke recurrence risks (NCT01994720, NCT03354429 and NCT00991029)", make a note in status update Publication Progress that publications must be sent to AZ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0C">
            <w:pPr>
              <w:rPr/>
            </w:pPr>
            <w:sdt>
              <w:sdtPr>
                <w:id w:val="-1360506652"/>
                <w:tag w:val="goog_rdk_547"/>
              </w:sdtPr>
              <w:sdtContent>
                <w:commentRangeStart w:id="33"/>
              </w:sdtContent>
            </w:sdt>
            <w:r w:rsidDel="00000000" w:rsidR="00000000" w:rsidRPr="00000000">
              <w:rPr>
                <w:sz w:val="18"/>
                <w:szCs w:val="18"/>
                <w:rtl w:val="0"/>
              </w:rPr>
              <w:t xml:space="preserve">No checks required</w:t>
            </w:r>
            <w:commentRangeEnd w:id="33"/>
            <w:r w:rsidDel="00000000" w:rsidR="00000000" w:rsidRPr="00000000">
              <w:commentReference w:id="33"/>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0E">
            <w:pPr>
              <w:rPr/>
            </w:pPr>
            <w:r w:rsidDel="00000000" w:rsidR="00000000" w:rsidRPr="00000000">
              <w:rPr>
                <w:sz w:val="18"/>
                <w:szCs w:val="18"/>
                <w:rtl w:val="0"/>
              </w:rPr>
              <w:t xml:space="preserve">Vivli-Listed Studies Provisioned by External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0F">
            <w:pPr>
              <w:rPr/>
            </w:pPr>
            <w:r w:rsidDel="00000000" w:rsidR="00000000" w:rsidRPr="00000000">
              <w:rPr>
                <w:sz w:val="18"/>
                <w:szCs w:val="18"/>
                <w:rtl w:val="0"/>
              </w:rPr>
              <w:t xml:space="preserve">Ensure data requester submits parallel request (The full list of studies will be published if the request is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10">
            <w:pPr>
              <w:rPr>
                <w:sz w:val="18"/>
                <w:szCs w:val="18"/>
              </w:rPr>
            </w:pPr>
            <w:r w:rsidDel="00000000" w:rsidR="00000000" w:rsidRPr="00000000">
              <w:rPr>
                <w:sz w:val="18"/>
                <w:szCs w:val="18"/>
                <w:rtl w:val="0"/>
              </w:rPr>
              <w:t xml:space="preserve">OK or Blank</w:t>
            </w:r>
          </w:p>
          <w:p w:rsidR="00000000" w:rsidDel="00000000" w:rsidP="00000000" w:rsidRDefault="00000000" w:rsidRPr="00000000" w14:paraId="00000511">
            <w:pPr>
              <w:rPr>
                <w:sz w:val="18"/>
                <w:szCs w:val="18"/>
              </w:rPr>
            </w:pPr>
            <w:r w:rsidDel="00000000" w:rsidR="00000000" w:rsidRPr="00000000">
              <w:rPr>
                <w:sz w:val="18"/>
                <w:szCs w:val="18"/>
                <w:rtl w:val="0"/>
              </w:rPr>
              <w:t xml:space="preserve">1. Does the request contain Johnson &amp; Johnson studies</w:t>
            </w:r>
            <w:sdt>
              <w:sdtPr>
                <w:id w:val="120146725"/>
                <w:tag w:val="goog_rdk_548"/>
              </w:sdtPr>
              <w:sdtContent>
                <w:ins w:author="Catherine D'Arcy" w:id="97" w:date="2026-06-09T13:05:30Z">
                  <w:r w:rsidDel="00000000" w:rsidR="00000000" w:rsidRPr="00000000">
                    <w:rPr>
                      <w:sz w:val="18"/>
                      <w:szCs w:val="18"/>
                      <w:rtl w:val="0"/>
                    </w:rPr>
                    <w:t xml:space="preserve"> (alongside studies from other data contributors</w:t>
                  </w:r>
                </w:ins>
              </w:sdtContent>
            </w:sdt>
            <w:r w:rsidDel="00000000" w:rsidR="00000000" w:rsidRPr="00000000">
              <w:rPr>
                <w:sz w:val="18"/>
                <w:szCs w:val="18"/>
                <w:rtl w:val="0"/>
              </w:rPr>
              <w:t xml:space="preserve">? </w:t>
            </w:r>
            <w:sdt>
              <w:sdtPr>
                <w:id w:val="360984416"/>
                <w:tag w:val="goog_rdk_549"/>
              </w:sdtPr>
              <w:sdtContent>
                <w:del w:author="Catherine D'Arcy" w:id="98" w:date="2026-06-09T13:05:52Z">
                  <w:r w:rsidDel="00000000" w:rsidR="00000000" w:rsidRPr="00000000">
                    <w:rPr>
                      <w:sz w:val="18"/>
                      <w:szCs w:val="18"/>
                      <w:rtl w:val="0"/>
                    </w:rPr>
                    <w:delText xml:space="preserve">https://app.getguru.com/card/iKkq4gjT/525-JJ-process </w:delText>
                  </w:r>
                </w:del>
              </w:sdtContent>
            </w:sdt>
            <w:r w:rsidDel="00000000" w:rsidR="00000000" w:rsidRPr="00000000">
              <w:rPr>
                <w:rtl w:val="0"/>
              </w:rPr>
            </w:r>
          </w:p>
          <w:sdt>
            <w:sdtPr>
              <w:id w:val="-1989930976"/>
              <w:tag w:val="goog_rdk_551"/>
            </w:sdtPr>
            <w:sdtContent>
              <w:p w:rsidR="00000000" w:rsidDel="00000000" w:rsidP="00000000" w:rsidRDefault="00000000" w:rsidRPr="00000000" w14:paraId="00000512">
                <w:pPr>
                  <w:rPr>
                    <w:ins w:author="Catherine D'Arcy" w:id="99" w:date="2026-06-09T14:48:43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noticed that your request includes Johnson &amp; Johnson studies. Based on our agreement with the YODA team, you will need to submit a data request on the YODA platform (https://yoda.yale.edu) in parallel with your Vivli request. Please ensure the information within both requests is aligned to prevent any delays during the review process. Please confirm when your request has been submitted on the YODA platform and provide us with the YODA ID. If the request is approved on both Vivli and YODA, the data packages for the J&amp;J studies will be uploaded to the Vivli platform for your analysis. </w:t>
                </w:r>
                <w:sdt>
                  <w:sdtPr>
                    <w:id w:val="-1465538225"/>
                    <w:tag w:val="goog_rdk_550"/>
                  </w:sdtPr>
                  <w:sdtContent>
                    <w:ins w:author="Catherine D'Arcy" w:id="99" w:date="2026-06-09T14:48:43Z">
                      <w:r w:rsidDel="00000000" w:rsidR="00000000" w:rsidRPr="00000000">
                        <w:rPr>
                          <w:rtl w:val="0"/>
                        </w:rPr>
                      </w:r>
                    </w:ins>
                  </w:sdtContent>
                </w:sdt>
              </w:p>
            </w:sdtContent>
          </w:sdt>
          <w:p w:rsidR="00000000" w:rsidDel="00000000" w:rsidP="00000000" w:rsidRDefault="00000000" w:rsidRPr="00000000" w14:paraId="00000513">
            <w:pPr>
              <w:rPr>
                <w:sz w:val="18"/>
                <w:szCs w:val="18"/>
              </w:rPr>
            </w:pPr>
            <w:sdt>
              <w:sdtPr>
                <w:id w:val="520528105"/>
                <w:tag w:val="goog_rdk_552"/>
              </w:sdtPr>
              <w:sdtContent>
                <w:ins w:author="Catherine D'Arcy" w:id="99" w:date="2026-06-09T14:48:43Z">
                  <w:r w:rsidDel="00000000" w:rsidR="00000000" w:rsidRPr="00000000">
                    <w:fldChar w:fldCharType="begin"/>
                  </w:r>
                  <w:r w:rsidDel="00000000" w:rsidR="00000000" w:rsidRPr="00000000">
                    <w:instrText xml:space="preserve">HYPERLINK "https://app.getguru.com/card/cAazExki/JJ-studies-in-a-multisponsor-request"</w:instrText>
                  </w:r>
                  <w:r w:rsidDel="00000000" w:rsidR="00000000" w:rsidRPr="00000000">
                    <w:fldChar w:fldCharType="separate"/>
                  </w:r>
                  <w:r w:rsidDel="00000000" w:rsidR="00000000" w:rsidRPr="00000000">
                    <w:rPr>
                      <w:color w:val="1155cc"/>
                      <w:sz w:val="18"/>
                      <w:szCs w:val="18"/>
                      <w:u w:val="single"/>
                      <w:rtl w:val="0"/>
                    </w:rPr>
                    <w:t xml:space="preserve">https://app.getguru.com/card/cAazExki/JJ-studies-in-a-multisponsor-request</w:t>
                  </w:r>
                  <w:r w:rsidDel="00000000" w:rsidR="00000000" w:rsidRPr="00000000">
                    <w:fldChar w:fldCharType="end"/>
                  </w:r>
                </w:ins>
                <w:sdt>
                  <w:sdtPr>
                    <w:id w:val="-1198838395"/>
                    <w:tag w:val="goog_rdk_553"/>
                  </w:sdtPr>
                  <w:sdtContent>
                    <w:ins w:author="Catherine D'Arcy" w:id="99" w:date="2026-06-09T14:48:43Z">
                      <w:r w:rsidDel="00000000" w:rsidR="00000000" w:rsidRPr="00000000">
                        <w:rPr>
                          <w:sz w:val="18"/>
                          <w:szCs w:val="18"/>
                          <w:rtl w:val="0"/>
                          <w:rPrChange w:author="Catherine D'Arcy" w:id="100" w:date="2026-06-09T14:48:43Z">
                            <w:rPr>
                              <w:sz w:val="18"/>
                              <w:szCs w:val="18"/>
                            </w:rPr>
                          </w:rPrChange>
                        </w:rPr>
                        <w:t xml:space="preserve"> </w:t>
                      </w:r>
                    </w:ins>
                  </w:sdtContent>
                </w:sdt>
                <w:ins w:author="Catherine D'Arcy" w:id="99" w:date="2026-06-09T14:48:43Z"/>
              </w:sdtContent>
            </w:sdt>
            <w:r w:rsidDel="00000000" w:rsidR="00000000" w:rsidRPr="00000000">
              <w:rPr>
                <w:rtl w:val="0"/>
              </w:rPr>
            </w:r>
          </w:p>
          <w:p w:rsidR="00000000" w:rsidDel="00000000" w:rsidP="00000000" w:rsidRDefault="00000000" w:rsidRPr="00000000" w14:paraId="00000514">
            <w:pPr>
              <w:rPr>
                <w:sz w:val="18"/>
                <w:szCs w:val="18"/>
              </w:rPr>
            </w:pPr>
            <w:r w:rsidDel="00000000" w:rsidR="00000000" w:rsidRPr="00000000">
              <w:rPr>
                <w:rtl w:val="0"/>
              </w:rPr>
            </w:r>
          </w:p>
          <w:p w:rsidR="00000000" w:rsidDel="00000000" w:rsidP="00000000" w:rsidRDefault="00000000" w:rsidRPr="00000000" w14:paraId="00000515">
            <w:pPr>
              <w:rPr>
                <w:sz w:val="18"/>
                <w:szCs w:val="18"/>
              </w:rPr>
            </w:pPr>
            <w:r w:rsidDel="00000000" w:rsidR="00000000" w:rsidRPr="00000000">
              <w:rPr>
                <w:sz w:val="18"/>
                <w:szCs w:val="18"/>
                <w:rtl w:val="0"/>
              </w:rPr>
              <w:t xml:space="preserve">2. Does the request contain Project Data Sphere studies? </w:t>
            </w:r>
          </w:p>
          <w:p w:rsidR="00000000" w:rsidDel="00000000" w:rsidP="00000000" w:rsidRDefault="00000000" w:rsidRPr="00000000" w14:paraId="00000516">
            <w:pPr>
              <w:rPr>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t>
            </w:r>
            <w:r w:rsidDel="00000000" w:rsidR="00000000" w:rsidRPr="00000000">
              <w:rPr>
                <w:sz w:val="18"/>
                <w:szCs w:val="18"/>
                <w:rtl w:val="0"/>
              </w:rPr>
              <w:t xml:space="preserve">We noticed that you have included studies with that data is available on the Project Data Sphere platform. Please confirm that you have also requested the study data through the Project Data Sphere platform. https://data.projectdatasphere.org/projectdatasphere/html/access</w:t>
            </w:r>
          </w:p>
          <w:p w:rsidR="00000000" w:rsidDel="00000000" w:rsidP="00000000" w:rsidRDefault="00000000" w:rsidRPr="00000000" w14:paraId="00000517">
            <w:pPr>
              <w:spacing w:after="240" w:before="240" w:lineRule="auto"/>
              <w:rPr>
                <w:sz w:val="18"/>
                <w:szCs w:val="18"/>
              </w:rPr>
            </w:pPr>
            <w:r w:rsidDel="00000000" w:rsidR="00000000" w:rsidRPr="00000000">
              <w:rPr>
                <w:sz w:val="18"/>
                <w:szCs w:val="18"/>
                <w:rtl w:val="0"/>
              </w:rPr>
              <w:t xml:space="preserve">After their review, you should be able to download the data and once your Vivli request has been approved, bring it into the Vivli research environment to combine with the other Vivli member data. </w:t>
            </w:r>
          </w:p>
          <w:p w:rsidR="00000000" w:rsidDel="00000000" w:rsidP="00000000" w:rsidRDefault="00000000" w:rsidRPr="00000000" w14:paraId="00000518">
            <w:pPr>
              <w:spacing w:after="240" w:before="240" w:lineRule="auto"/>
              <w:rPr>
                <w:sz w:val="18"/>
                <w:szCs w:val="18"/>
              </w:rPr>
            </w:pPr>
            <w:hyperlink r:id="rId91">
              <w:r w:rsidDel="00000000" w:rsidR="00000000" w:rsidRPr="00000000">
                <w:rPr>
                  <w:color w:val="1155cc"/>
                  <w:sz w:val="18"/>
                  <w:szCs w:val="18"/>
                  <w:u w:val="single"/>
                  <w:rtl w:val="0"/>
                </w:rPr>
                <w:t xml:space="preserve">https://app.getguru.com/card/io5dkbRT/Project-Data-Sphere-study-in-multisponsor-request</w:t>
              </w:r>
            </w:hyperlink>
            <w:r w:rsidDel="00000000" w:rsidR="00000000" w:rsidRPr="00000000">
              <w:rPr>
                <w:sz w:val="18"/>
                <w:szCs w:val="18"/>
                <w:rtl w:val="0"/>
              </w:rPr>
              <w:t xml:space="preserve"> </w:t>
            </w:r>
          </w:p>
          <w:p w:rsidR="00000000" w:rsidDel="00000000" w:rsidP="00000000" w:rsidRDefault="00000000" w:rsidRPr="00000000" w14:paraId="00000519">
            <w:pPr>
              <w:rPr>
                <w:sz w:val="18"/>
                <w:szCs w:val="18"/>
              </w:rPr>
            </w:pPr>
            <w:r w:rsidDel="00000000" w:rsidR="00000000" w:rsidRPr="00000000">
              <w:rPr>
                <w:rtl w:val="0"/>
              </w:rPr>
            </w:r>
          </w:p>
          <w:p w:rsidR="00000000" w:rsidDel="00000000" w:rsidP="00000000" w:rsidRDefault="00000000" w:rsidRPr="00000000" w14:paraId="0000051A">
            <w:pPr>
              <w:rPr>
                <w:sz w:val="18"/>
                <w:szCs w:val="18"/>
              </w:rPr>
            </w:pPr>
            <w:r w:rsidDel="00000000" w:rsidR="00000000" w:rsidRPr="00000000">
              <w:rPr>
                <w:rtl w:val="0"/>
              </w:rPr>
            </w:r>
          </w:p>
          <w:p w:rsidR="00000000" w:rsidDel="00000000" w:rsidP="00000000" w:rsidRDefault="00000000" w:rsidRPr="00000000" w14:paraId="0000051B">
            <w:pPr>
              <w:rPr>
                <w:sz w:val="18"/>
                <w:szCs w:val="18"/>
              </w:rPr>
            </w:pPr>
            <w:r w:rsidDel="00000000" w:rsidR="00000000" w:rsidRPr="00000000">
              <w:rPr>
                <w:sz w:val="18"/>
                <w:szCs w:val="18"/>
                <w:rtl w:val="0"/>
              </w:rPr>
              <w:t xml:space="preserve">3. Does the request contain NIAID, or DAS</w:t>
            </w:r>
            <w:sdt>
              <w:sdtPr>
                <w:id w:val="744232680"/>
                <w:tag w:val="goog_rdk_554"/>
              </w:sdtPr>
              <w:sdtContent>
                <w:commentRangeStart w:id="34"/>
              </w:sdtContent>
            </w:sdt>
            <w:r w:rsidDel="00000000" w:rsidR="00000000" w:rsidRPr="00000000">
              <w:rPr>
                <w:sz w:val="18"/>
                <w:szCs w:val="18"/>
                <w:rtl w:val="0"/>
              </w:rPr>
              <w:t xml:space="preserve">H/NI</w:t>
            </w:r>
            <w:commentRangeEnd w:id="34"/>
            <w:r w:rsidDel="00000000" w:rsidR="00000000" w:rsidRPr="00000000">
              <w:commentReference w:id="34"/>
            </w:r>
            <w:r w:rsidDel="00000000" w:rsidR="00000000" w:rsidRPr="00000000">
              <w:rPr>
                <w:sz w:val="18"/>
                <w:szCs w:val="18"/>
                <w:rtl w:val="0"/>
              </w:rPr>
              <w:t xml:space="preserve">CHD, or NIDDK, or BioLINCC or ImmPort studies?</w:t>
            </w:r>
          </w:p>
          <w:sdt>
            <w:sdtPr>
              <w:id w:val="1565496358"/>
              <w:tag w:val="goog_rdk_557"/>
            </w:sdtPr>
            <w:sdtContent>
              <w:p w:rsidR="00000000" w:rsidDel="00000000" w:rsidP="00000000" w:rsidRDefault="00000000" w:rsidRPr="00000000" w14:paraId="0000051C">
                <w:pPr>
                  <w:rPr>
                    <w:ins w:author="Catherine D'Arcy" w:id="101" w:date="2026-06-09T14:57:27Z"/>
                    <w:sz w:val="18"/>
                    <w:szCs w:val="18"/>
                  </w:rPr>
                </w:pPr>
                <w:r w:rsidDel="00000000" w:rsidR="00000000" w:rsidRPr="00000000">
                  <w:rPr>
                    <w:b w:val="1"/>
                    <w:bCs w:val="1"/>
                    <w:sz w:val="18"/>
                    <w:szCs w:val="18"/>
                    <w:rtl w:val="0"/>
                  </w:rPr>
                  <w:t xml:space="preserve"> Standard Response</w:t>
                </w:r>
                <w:r w:rsidDel="00000000" w:rsidR="00000000" w:rsidRPr="00000000">
                  <w:rPr>
                    <w:sz w:val="18"/>
                    <w:szCs w:val="18"/>
                    <w:rtl w:val="0"/>
                  </w:rPr>
                  <w:t xml:space="preserve">: We noticed that you have included  studies sponsored by </w:t>
                </w:r>
                <w:sdt>
                  <w:sdtPr>
                    <w:id w:val="2114216783"/>
                    <w:tag w:val="goog_rdk_555"/>
                  </w:sdtPr>
                  <w:sdtContent>
                    <w:commentRangeStart w:id="35"/>
                  </w:sdtContent>
                </w:sdt>
                <w:r w:rsidDel="00000000" w:rsidR="00000000" w:rsidRPr="00000000">
                  <w:rPr>
                    <w:sz w:val="18"/>
                    <w:szCs w:val="18"/>
                    <w:rtl w:val="0"/>
                  </w:rPr>
                  <w:t xml:space="preserve">NIAID/DASH/NICHD/NIDDK/BioLINCC/ImmPort and that data is available through their own platform. Please confirm that you have also requested this study data through NIDDK platform here: https://repository.niddk.nih.gov/studies/dpt-1/ ImmPort platform here: http://immport.org BioLINCC platform here: https://biolincc.nhlbi.nih.gov/home/ NIAID platform here: https://accessclinicaldata.niaid.nih.gov DASH/NICHD platform here: https://dash.nichd.nih.gov/explore/study </w:t>
                </w:r>
                <w:sdt>
                  <w:sdtPr>
                    <w:id w:val="217001449"/>
                    <w:tag w:val="goog_rdk_556"/>
                  </w:sdtPr>
                  <w:sdtContent>
                    <w:ins w:author="Catherine D'Arcy" w:id="101" w:date="2026-06-09T14:57:27Z">
                      <w:commentRangeEnd w:id="35"/>
                      <w:r w:rsidDel="00000000" w:rsidR="00000000" w:rsidRPr="00000000">
                        <w:commentReference w:id="35"/>
                      </w:r>
                      <w:r w:rsidDel="00000000" w:rsidR="00000000" w:rsidRPr="00000000">
                        <w:rPr>
                          <w:rtl w:val="0"/>
                        </w:rPr>
                      </w:r>
                    </w:ins>
                  </w:sdtContent>
                </w:sdt>
              </w:p>
            </w:sdtContent>
          </w:sdt>
          <w:sdt>
            <w:sdtPr>
              <w:id w:val="-2128725635"/>
              <w:tag w:val="goog_rdk_559"/>
            </w:sdtPr>
            <w:sdtContent>
              <w:p w:rsidR="00000000" w:rsidDel="00000000" w:rsidP="00000000" w:rsidRDefault="00000000" w:rsidRPr="00000000" w14:paraId="0000051D">
                <w:pPr>
                  <w:rPr>
                    <w:ins w:author="Catherine D'Arcy" w:id="102" w:date="2026-06-09T12:55:33Z"/>
                    <w:sz w:val="18"/>
                    <w:szCs w:val="18"/>
                  </w:rPr>
                </w:pPr>
                <w:r w:rsidDel="00000000" w:rsidR="00000000" w:rsidRPr="00000000">
                  <w:rPr>
                    <w:sz w:val="18"/>
                    <w:szCs w:val="18"/>
                    <w:rtl w:val="0"/>
                  </w:rPr>
                  <w:t xml:space="preserve">After their review, you should be able to download the data and once your Vivli request has been approved, bring it into the Vivli research environment to combine with the other Vivli member data.</w:t>
                </w:r>
                <w:sdt>
                  <w:sdtPr>
                    <w:id w:val="-245616011"/>
                    <w:tag w:val="goog_rdk_558"/>
                  </w:sdtPr>
                  <w:sdtContent>
                    <w:ins w:author="Catherine D'Arcy" w:id="102" w:date="2026-06-09T12:55:33Z">
                      <w:r w:rsidDel="00000000" w:rsidR="00000000" w:rsidRPr="00000000">
                        <w:rPr>
                          <w:rtl w:val="0"/>
                        </w:rPr>
                      </w:r>
                    </w:ins>
                  </w:sdtContent>
                </w:sdt>
              </w:p>
            </w:sdtContent>
          </w:sdt>
          <w:sdt>
            <w:sdtPr>
              <w:id w:val="-1246231489"/>
              <w:tag w:val="goog_rdk_562"/>
            </w:sdtPr>
            <w:sdtContent>
              <w:p w:rsidR="00000000" w:rsidDel="00000000" w:rsidP="00000000" w:rsidRDefault="00000000" w:rsidRPr="00000000" w14:paraId="0000051E">
                <w:pPr>
                  <w:rPr>
                    <w:ins w:author="Catherine D'Arcy" w:id="102" w:date="2026-06-09T12:55:33Z"/>
                    <w:sz w:val="18"/>
                    <w:szCs w:val="18"/>
                  </w:rPr>
                </w:pPr>
                <w:sdt>
                  <w:sdtPr>
                    <w:id w:val="-1088532311"/>
                    <w:tag w:val="goog_rdk_560"/>
                  </w:sdtPr>
                  <w:sdtContent>
                    <w:ins w:author="Catherine D'Arcy" w:id="102" w:date="2026-06-09T12:55:33Z">
                      <w:r w:rsidDel="00000000" w:rsidR="00000000" w:rsidRPr="00000000">
                        <w:fldChar w:fldCharType="begin"/>
                      </w:r>
                      <w:r w:rsidDel="00000000" w:rsidR="00000000" w:rsidRPr="00000000">
                        <w:instrText xml:space="preserve">HYPERLINK "https://app.getguru.com/card/TyEnLjoc/NIAIDDASHNICHDNIDDKBioLINCCImmPort-in-multisponsor-request"</w:instrText>
                      </w:r>
                      <w:r w:rsidDel="00000000" w:rsidR="00000000" w:rsidRPr="00000000">
                        <w:fldChar w:fldCharType="separate"/>
                      </w:r>
                      <w:r w:rsidDel="00000000" w:rsidR="00000000" w:rsidRPr="00000000">
                        <w:rPr>
                          <w:color w:val="1155cc"/>
                          <w:sz w:val="18"/>
                          <w:szCs w:val="18"/>
                          <w:u w:val="single"/>
                          <w:rtl w:val="0"/>
                        </w:rPr>
                        <w:t xml:space="preserve">https://app.getguru.com/card/TyEnLjoc/NIAIDDASHNICHDNIDDKBioLINCCImmPort-in-multisponsor-request</w:t>
                      </w:r>
                      <w:r w:rsidDel="00000000" w:rsidR="00000000" w:rsidRPr="00000000">
                        <w:fldChar w:fldCharType="end"/>
                      </w:r>
                    </w:ins>
                    <w:sdt>
                      <w:sdtPr>
                        <w:id w:val="-2064707416"/>
                        <w:tag w:val="goog_rdk_561"/>
                      </w:sdtPr>
                      <w:sdtContent>
                        <w:ins w:author="Catherine D'Arcy" w:id="102" w:date="2026-06-09T12:55:33Z">
                          <w:r w:rsidDel="00000000" w:rsidR="00000000" w:rsidRPr="00000000">
                            <w:rPr>
                              <w:sz w:val="18"/>
                              <w:szCs w:val="18"/>
                              <w:rtl w:val="0"/>
                              <w:rPrChange w:author="Catherine D'Arcy" w:id="103" w:date="2026-06-09T12:55:33Z">
                                <w:rPr>
                                  <w:sz w:val="18"/>
                                  <w:szCs w:val="18"/>
                                </w:rPr>
                              </w:rPrChange>
                            </w:rPr>
                            <w:t xml:space="preserve"> </w:t>
                          </w:r>
                        </w:ins>
                      </w:sdtContent>
                    </w:sdt>
                    <w:ins w:author="Catherine D'Arcy" w:id="102" w:date="2026-06-09T12:55:33Z">
                      <w:r w:rsidDel="00000000" w:rsidR="00000000" w:rsidRPr="00000000">
                        <w:rPr>
                          <w:rtl w:val="0"/>
                        </w:rPr>
                      </w:r>
                    </w:ins>
                  </w:sdtContent>
                </w:sdt>
              </w:p>
            </w:sdtContent>
          </w:sdt>
          <w:sdt>
            <w:sdtPr>
              <w:id w:val="1030048294"/>
              <w:tag w:val="goog_rdk_564"/>
            </w:sdtPr>
            <w:sdtContent>
              <w:p w:rsidR="00000000" w:rsidDel="00000000" w:rsidP="00000000" w:rsidRDefault="00000000" w:rsidRPr="00000000" w14:paraId="0000051F">
                <w:pPr>
                  <w:rPr>
                    <w:sz w:val="18"/>
                    <w:szCs w:val="18"/>
                    <w:rPrChange w:author="Catherine D'Arcy" w:id="103" w:date="2026-06-09T12:55:33Z">
                      <w:rPr/>
                    </w:rPrChange>
                  </w:rPr>
                </w:pPr>
                <w:sdt>
                  <w:sdtPr>
                    <w:id w:val="105864449"/>
                    <w:tag w:val="goog_rdk_563"/>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21">
            <w:pPr>
              <w:rPr/>
            </w:pPr>
            <w:sdt>
              <w:sdtPr>
                <w:id w:val="-905918345"/>
                <w:tag w:val="goog_rdk_566"/>
              </w:sdtPr>
              <w:sdtContent>
                <w:ins w:author="Catherine D'Arcy" w:id="104" w:date="2026-06-09T15:02:44Z"/>
                <w:sdt>
                  <w:sdtPr>
                    <w:id w:val="-1577919066"/>
                    <w:tag w:val="goog_rdk_567"/>
                  </w:sdtPr>
                  <w:sdtContent>
                    <w:ins w:author="Catherine D'Arcy" w:id="104" w:date="2026-06-09T15:02:44Z">
                      <w:r w:rsidDel="00000000" w:rsidR="00000000" w:rsidRPr="00000000">
                        <w:rPr>
                          <w:sz w:val="18"/>
                          <w:szCs w:val="18"/>
                          <w:rtl w:val="0"/>
                          <w:rPrChange w:author="Catherine D'Arcy" w:id="105" w:date="2026-06-09T15:02:44Z">
                            <w:rPr/>
                          </w:rPrChange>
                        </w:rPr>
                        <w:t xml:space="preserve">External Data</w:t>
                      </w:r>
                    </w:ins>
                  </w:sdtContent>
                </w:sdt>
                <w:ins w:author="Catherine D'Arcy" w:id="104" w:date="2026-06-09T15:02:44Z"/>
              </w:sdtContent>
            </w:sdt>
            <w:sdt>
              <w:sdtPr>
                <w:id w:val="870237703"/>
                <w:tag w:val="goog_rdk_568"/>
              </w:sdtPr>
              <w:sdtContent>
                <w:del w:author="Catherine D'Arcy" w:id="104" w:date="2026-06-09T15:02:44Z"/>
                <w:sdt>
                  <w:sdtPr>
                    <w:id w:val="989192360"/>
                    <w:tag w:val="goog_rdk_569"/>
                  </w:sdtPr>
                  <w:sdtContent>
                    <w:del w:author="Catherine D'Arcy" w:id="104" w:date="2026-06-09T15:02:44Z">
                      <w:r w:rsidDel="00000000" w:rsidR="00000000" w:rsidRPr="00000000">
                        <w:rPr>
                          <w:sz w:val="18"/>
                          <w:szCs w:val="18"/>
                          <w:rtl w:val="0"/>
                          <w:rPrChange w:author="Catherine D'Arcy" w:id="105" w:date="2026-06-09T15:02:44Z">
                            <w:rPr>
                              <w:sz w:val="18"/>
                              <w:szCs w:val="18"/>
                            </w:rPr>
                          </w:rPrChange>
                        </w:rPr>
                        <w:delText xml:space="preserve">Studies, Data or Tools Not listed on Vivli</w:delText>
                      </w:r>
                    </w:del>
                  </w:sdtContent>
                </w:sdt>
                <w:del w:author="Catherine D'Arcy" w:id="104" w:date="2026-06-09T15:02:44Z"/>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22">
            <w:pPr>
              <w:rPr/>
            </w:pPr>
            <w:r w:rsidDel="00000000" w:rsidR="00000000" w:rsidRPr="00000000">
              <w:rPr>
                <w:sz w:val="18"/>
                <w:szCs w:val="18"/>
                <w:rtl w:val="0"/>
              </w:rPr>
              <w:t xml:space="preserve">On Vivli platform, under studies add only one study per dialogue box (The full list of studies will be published if the request is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23">
            <w:pPr>
              <w:rPr>
                <w:sz w:val="18"/>
                <w:szCs w:val="18"/>
              </w:rPr>
            </w:pPr>
            <w:r w:rsidDel="00000000" w:rsidR="00000000" w:rsidRPr="00000000">
              <w:rPr>
                <w:sz w:val="18"/>
                <w:szCs w:val="18"/>
                <w:rtl w:val="0"/>
              </w:rPr>
              <w:t xml:space="preserve">OK or Blank</w:t>
            </w:r>
          </w:p>
          <w:p w:rsidR="00000000" w:rsidDel="00000000" w:rsidP="00000000" w:rsidRDefault="00000000" w:rsidRPr="00000000" w14:paraId="00000524">
            <w:pPr>
              <w:rPr>
                <w:sz w:val="18"/>
                <w:szCs w:val="18"/>
              </w:rPr>
            </w:pPr>
            <w:sdt>
              <w:sdtPr>
                <w:id w:val="1568790273"/>
                <w:tag w:val="goog_rdk_571"/>
              </w:sdtPr>
              <w:sdtContent>
                <w:ins w:author="Catherine D'Arcy" w:id="106" w:date="2026-06-09T13:01:52Z">
                  <w:r w:rsidDel="00000000" w:rsidR="00000000" w:rsidRPr="00000000">
                    <w:rPr>
                      <w:sz w:val="18"/>
                      <w:szCs w:val="18"/>
                      <w:rtl w:val="0"/>
                    </w:rPr>
                    <w:t xml:space="preserve">If there is a study added here with data contributor “i will bring my own”, send this - no action is required by the researcher in response, so only send the 1st form check</w:t>
                  </w:r>
                </w:ins>
              </w:sdtContent>
            </w:sdt>
            <w:sdt>
              <w:sdtPr>
                <w:id w:val="684702219"/>
                <w:tag w:val="goog_rdk_572"/>
              </w:sdtPr>
              <w:sdtContent>
                <w:del w:author="Catherine D'Arcy" w:id="106" w:date="2026-06-09T13:01:52Z">
                  <w:r w:rsidDel="00000000" w:rsidR="00000000" w:rsidRPr="00000000">
                    <w:rPr>
                      <w:sz w:val="18"/>
                      <w:szCs w:val="18"/>
                      <w:rtl w:val="0"/>
                    </w:rPr>
                    <w:delText xml:space="preserve"> – Vivli admin should check that any studies added by the researcher as unlisted have been assigned the correct data contributor (i.e. not "I will bring my own" or "external data"), and if they are incorrect, the Vivli admin can correct this if the data request is in draft stage. </w:delText>
                  </w:r>
                </w:del>
              </w:sdtContent>
            </w:sdt>
            <w:r w:rsidDel="00000000" w:rsidR="00000000" w:rsidRPr="00000000">
              <w:rPr>
                <w:rtl w:val="0"/>
              </w:rPr>
            </w:r>
          </w:p>
          <w:sdt>
            <w:sdtPr>
              <w:id w:val="-1736880443"/>
              <w:tag w:val="goog_rdk_574"/>
            </w:sdtPr>
            <w:sdtContent>
              <w:p w:rsidR="00000000" w:rsidDel="00000000" w:rsidP="00000000" w:rsidRDefault="00000000" w:rsidRPr="00000000" w14:paraId="00000525">
                <w:pPr>
                  <w:rPr>
                    <w:ins w:author="Catherine D'Arcy" w:id="107" w:date="2026-06-09T13:01:17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noticed you have added a record in the Studies list for data obtained outside of Vivli. Please note that you will be asked to confirm that the data are anonymized (de-identified or pseudonymized data cannot be accepted), and that you have permission to bring it into the Vivli secure research environment from the data owner, or confirm that it is publicly available data.</w:t>
                </w:r>
                <w:sdt>
                  <w:sdtPr>
                    <w:id w:val="-656090652"/>
                    <w:tag w:val="goog_rdk_573"/>
                  </w:sdtPr>
                  <w:sdtContent>
                    <w:ins w:author="Catherine D'Arcy" w:id="107" w:date="2026-06-09T13:01:17Z">
                      <w:r w:rsidDel="00000000" w:rsidR="00000000" w:rsidRPr="00000000">
                        <w:rPr>
                          <w:rtl w:val="0"/>
                        </w:rPr>
                      </w:r>
                    </w:ins>
                  </w:sdtContent>
                </w:sdt>
              </w:p>
            </w:sdtContent>
          </w:sdt>
          <w:sdt>
            <w:sdtPr>
              <w:id w:val="-718240431"/>
              <w:tag w:val="goog_rdk_576"/>
            </w:sdtPr>
            <w:sdtContent>
              <w:p w:rsidR="00000000" w:rsidDel="00000000" w:rsidP="00000000" w:rsidRDefault="00000000" w:rsidRPr="00000000" w14:paraId="00000526">
                <w:pPr>
                  <w:rPr>
                    <w:ins w:author="Catherine D'Arcy" w:id="107" w:date="2026-06-09T13:01:17Z"/>
                    <w:sz w:val="18"/>
                    <w:szCs w:val="18"/>
                  </w:rPr>
                </w:pPr>
                <w:sdt>
                  <w:sdtPr>
                    <w:id w:val="-774821034"/>
                    <w:tag w:val="goog_rdk_575"/>
                  </w:sdtPr>
                  <w:sdtContent>
                    <w:ins w:author="Catherine D'Arcy" w:id="107" w:date="2026-06-09T13:01:17Z">
                      <w:r w:rsidDel="00000000" w:rsidR="00000000" w:rsidRPr="00000000">
                        <w:rPr>
                          <w:rtl w:val="0"/>
                        </w:rPr>
                      </w:r>
                    </w:ins>
                  </w:sdtContent>
                </w:sdt>
              </w:p>
            </w:sdtContent>
          </w:sdt>
          <w:sdt>
            <w:sdtPr>
              <w:id w:val="1561266736"/>
              <w:tag w:val="goog_rdk_579"/>
            </w:sdtPr>
            <w:sdtContent>
              <w:p w:rsidR="00000000" w:rsidDel="00000000" w:rsidP="00000000" w:rsidRDefault="00000000" w:rsidRPr="00000000" w14:paraId="00000527">
                <w:pPr>
                  <w:rPr>
                    <w:ins w:author="Catherine D'Arcy" w:id="107" w:date="2026-06-09T13:01:17Z"/>
                    <w:sz w:val="18"/>
                    <w:szCs w:val="18"/>
                    <w:rPrChange w:author="Catherine D'Arcy" w:id="108" w:date="2026-06-09T13:01:17Z">
                      <w:rPr>
                        <w:sz w:val="18"/>
                        <w:szCs w:val="18"/>
                      </w:rPr>
                    </w:rPrChange>
                  </w:rPr>
                </w:pPr>
                <w:sdt>
                  <w:sdtPr>
                    <w:id w:val="-1312114361"/>
                    <w:tag w:val="goog_rdk_577"/>
                  </w:sdtPr>
                  <w:sdtContent>
                    <w:ins w:author="Catherine D'Arcy" w:id="107" w:date="2026-06-09T13:01:17Z">
                      <w:r w:rsidDel="00000000" w:rsidR="00000000" w:rsidRPr="00000000">
                        <w:rPr>
                          <w:sz w:val="18"/>
                          <w:szCs w:val="18"/>
                          <w:rtl w:val="0"/>
                        </w:rPr>
                        <w:t xml:space="preserve">2</w:t>
                      </w:r>
                    </w:ins>
                    <w:sdt>
                      <w:sdtPr>
                        <w:id w:val="-1089519270"/>
                        <w:tag w:val="goog_rdk_578"/>
                      </w:sdtPr>
                      <w:sdtContent>
                        <w:ins w:author="Catherine D'Arcy" w:id="107" w:date="2026-06-09T13:01:17Z">
                          <w:r w:rsidDel="00000000" w:rsidR="00000000" w:rsidRPr="00000000">
                            <w:rPr>
                              <w:sz w:val="18"/>
                              <w:szCs w:val="18"/>
                              <w:rtl w:val="0"/>
                              <w:rPrChange w:author="Catherine D'Arcy" w:id="108" w:date="2026-06-09T13:01:17Z">
                                <w:rPr>
                                  <w:sz w:val="18"/>
                                  <w:szCs w:val="18"/>
                                </w:rPr>
                              </w:rPrChange>
                            </w:rPr>
                            <w:t xml:space="preserve">. Have ‘Merck’ studies been added in this section (note: this is a different data contributor from ‘Merck KGaA’)?</w:t>
                          </w:r>
                        </w:ins>
                      </w:sdtContent>
                    </w:sdt>
                    <w:ins w:author="Catherine D'Arcy" w:id="107" w:date="2026-06-09T13:01:17Z"/>
                  </w:sdtContent>
                </w:sdt>
              </w:p>
            </w:sdtContent>
          </w:sdt>
          <w:sdt>
            <w:sdtPr>
              <w:id w:val="-25352895"/>
              <w:tag w:val="goog_rdk_582"/>
            </w:sdtPr>
            <w:sdtContent>
              <w:p w:rsidR="00000000" w:rsidDel="00000000" w:rsidP="00000000" w:rsidRDefault="00000000" w:rsidRPr="00000000" w14:paraId="00000528">
                <w:pPr>
                  <w:rPr>
                    <w:ins w:author="Catherine D'Arcy" w:id="107" w:date="2026-06-09T13:01:17Z"/>
                    <w:sz w:val="18"/>
                    <w:szCs w:val="18"/>
                    <w:rPrChange w:author="Catherine D'Arcy" w:id="108" w:date="2026-06-09T13:01:17Z">
                      <w:rPr>
                        <w:sz w:val="18"/>
                        <w:szCs w:val="18"/>
                      </w:rPr>
                    </w:rPrChange>
                  </w:rPr>
                </w:pPr>
                <w:sdt>
                  <w:sdtPr>
                    <w:id w:val="779859758"/>
                    <w:tag w:val="goog_rdk_580"/>
                  </w:sdtPr>
                  <w:sdtContent>
                    <w:ins w:author="Catherine D'Arcy" w:id="107" w:date="2026-06-09T13:01:17Z"/>
                    <w:sdt>
                      <w:sdtPr>
                        <w:id w:val="-532715061"/>
                        <w:tag w:val="goog_rdk_581"/>
                      </w:sdtPr>
                      <w:sdtContent>
                        <w:ins w:author="Catherine D'Arcy" w:id="107" w:date="2026-06-09T13:01:17Z">
                          <w:r w:rsidDel="00000000" w:rsidR="00000000" w:rsidRPr="00000000">
                            <w:rPr>
                              <w:sz w:val="18"/>
                              <w:szCs w:val="18"/>
                              <w:rtl w:val="0"/>
                              <w:rPrChange w:author="Catherine D'Arcy" w:id="108" w:date="2026-06-09T13:01:17Z">
                                <w:rPr>
                                  <w:sz w:val="18"/>
                                  <w:szCs w:val="18"/>
                                </w:rPr>
                              </w:rPrChange>
                            </w:rPr>
                            <w:t xml:space="preserve">If yes send Standard response:</w:t>
                          </w:r>
                        </w:ins>
                      </w:sdtContent>
                    </w:sdt>
                    <w:ins w:author="Catherine D'Arcy" w:id="107" w:date="2026-06-09T13:01:17Z"/>
                  </w:sdtContent>
                </w:sdt>
              </w:p>
            </w:sdtContent>
          </w:sdt>
          <w:sdt>
            <w:sdtPr>
              <w:id w:val="-1466861070"/>
              <w:tag w:val="goog_rdk_586"/>
            </w:sdtPr>
            <w:sdtContent>
              <w:p w:rsidR="00000000" w:rsidDel="00000000" w:rsidP="00000000" w:rsidRDefault="00000000" w:rsidRPr="00000000" w14:paraId="00000529">
                <w:pPr>
                  <w:spacing w:after="240" w:before="240" w:lineRule="auto"/>
                  <w:rPr>
                    <w:ins w:author="Catherine D'Arcy" w:id="107" w:date="2026-06-09T13:01:17Z"/>
                    <w:sz w:val="18"/>
                    <w:szCs w:val="18"/>
                    <w:rPrChange w:author="Catherine D'Arcy" w:id="108" w:date="2026-06-09T13:01:17Z">
                      <w:rPr>
                        <w:sz w:val="18"/>
                        <w:szCs w:val="18"/>
                      </w:rPr>
                    </w:rPrChange>
                  </w:rPr>
                </w:pPr>
                <w:sdt>
                  <w:sdtPr>
                    <w:id w:val="-200334050"/>
                    <w:tag w:val="goog_rdk_583"/>
                  </w:sdtPr>
                  <w:sdtContent>
                    <w:ins w:author="Catherine D'Arcy" w:id="107" w:date="2026-06-09T13:01:17Z"/>
                    <w:sdt>
                      <w:sdtPr>
                        <w:id w:val="71846211"/>
                        <w:tag w:val="goog_rdk_584"/>
                      </w:sdtPr>
                      <w:sdtContent>
                        <w:ins w:author="Catherine D'Arcy" w:id="107" w:date="2026-06-09T13:01:17Z">
                          <w:r w:rsidDel="00000000" w:rsidR="00000000" w:rsidRPr="00000000">
                            <w:rPr>
                              <w:sz w:val="18"/>
                              <w:szCs w:val="18"/>
                              <w:rtl w:val="0"/>
                              <w:rPrChange w:author="Catherine D'Arcy" w:id="108" w:date="2026-06-09T13:01:17Z">
                                <w:rPr>
                                  <w:sz w:val="18"/>
                                  <w:szCs w:val="18"/>
                                </w:rPr>
                              </w:rPrChange>
                            </w:rPr>
                            <w:t xml:space="preserve">We notice that you have added some Merck studies under 'STUDIES, DATA OR TOOLS NOT LISTED ON VIVLI'. Please note that to access Merck studies you will first need to submit an application directly to the Merck team, see details of how on their member page ﻿</w:t>
                          </w:r>
                        </w:ins>
                      </w:sdtContent>
                    </w:sdt>
                    <w:ins w:author="Catherine D'Arcy" w:id="107" w:date="2026-06-09T13:01:17Z">
                      <w:r w:rsidDel="00000000" w:rsidR="00000000" w:rsidRPr="00000000">
                        <w:fldChar w:fldCharType="begin"/>
                      </w:r>
                      <w:r w:rsidDel="00000000" w:rsidR="00000000" w:rsidRPr="00000000">
                        <w:instrText xml:space="preserve">HYPERLINK "https://vivli.org/ourmember/merck-sharp-dohme-llc-rahway-nj-usa/"</w:instrText>
                      </w:r>
                      <w:r w:rsidDel="00000000" w:rsidR="00000000" w:rsidRPr="00000000">
                        <w:fldChar w:fldCharType="separate"/>
                      </w:r>
                      <w:r w:rsidDel="00000000" w:rsidR="00000000" w:rsidRPr="00000000">
                        <w:rPr>
                          <w:color w:val="2f3ba2"/>
                          <w:sz w:val="18"/>
                          <w:szCs w:val="18"/>
                          <w:u w:val="single"/>
                          <w:rtl w:val="0"/>
                        </w:rPr>
                        <w:t xml:space="preserve">https://vivli.org/ourmember/merck-sharp-dohme-llc-rahway-nj-usa/</w:t>
                      </w:r>
                      <w:r w:rsidDel="00000000" w:rsidR="00000000" w:rsidRPr="00000000">
                        <w:fldChar w:fldCharType="end"/>
                      </w:r>
                      <w:sdt>
                        <w:sdtPr>
                          <w:id w:val="1719213980"/>
                          <w:tag w:val="goog_rdk_585"/>
                        </w:sdtPr>
                        <w:sdtContent>
                          <w:r w:rsidDel="00000000" w:rsidR="00000000" w:rsidRPr="00000000">
                            <w:rPr>
                              <w:sz w:val="18"/>
                              <w:szCs w:val="18"/>
                              <w:rtl w:val="0"/>
                              <w:rPrChange w:author="Catherine D'Arcy" w:id="108" w:date="2026-06-09T13:01:17Z">
                                <w:rPr>
                                  <w:sz w:val="18"/>
                                  <w:szCs w:val="18"/>
                                </w:rPr>
                              </w:rPrChange>
                            </w:rPr>
                            <w:t xml:space="preserve">   In your Merck application, state that you wish to include these studies as part of a Vivli data request with other sponsor studies.   In the meantime, please delete these studies from your data request, and add details (NCT ID, study title, sponsor name) instead into the 'Other information' section. If the Merck team approves them for sharing you will be informed of how to add them.</w:t>
                          </w:r>
                        </w:sdtContent>
                      </w:sdt>
                    </w:ins>
                  </w:sdtContent>
                </w:sdt>
              </w:p>
            </w:sdtContent>
          </w:sdt>
          <w:sdt>
            <w:sdtPr>
              <w:id w:val="-1416852359"/>
              <w:tag w:val="goog_rdk_588"/>
            </w:sdtPr>
            <w:sdtContent>
              <w:p w:rsidR="00000000" w:rsidDel="00000000" w:rsidP="00000000" w:rsidRDefault="00000000" w:rsidRPr="00000000" w14:paraId="0000052A">
                <w:pPr>
                  <w:rPr>
                    <w:sz w:val="18"/>
                    <w:szCs w:val="18"/>
                    <w:rPrChange w:author="Catherine D'Arcy" w:id="108" w:date="2026-06-09T13:01:17Z">
                      <w:rPr/>
                    </w:rPrChange>
                  </w:rPr>
                </w:pPr>
                <w:sdt>
                  <w:sdtPr>
                    <w:id w:val="705003379"/>
                    <w:tag w:val="goog_rdk_587"/>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2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2C">
            <w:pPr>
              <w:rPr/>
            </w:pPr>
            <w:r w:rsidDel="00000000" w:rsidR="00000000" w:rsidRPr="00000000">
              <w:rPr>
                <w:sz w:val="18"/>
                <w:szCs w:val="18"/>
                <w:rtl w:val="0"/>
              </w:rPr>
              <w:t xml:space="preserve">Tools and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2D">
            <w:pPr>
              <w:rPr/>
            </w:pPr>
            <w:r w:rsidDel="00000000" w:rsidR="00000000" w:rsidRPr="00000000">
              <w:rPr>
                <w:sz w:val="18"/>
                <w:szCs w:val="18"/>
                <w:rtl w:val="0"/>
              </w:rPr>
              <w:t xml:space="preserve">Provide details of the scripts and tools that the researchers want to bring in and license they will provide. This also includes extra packages that the researcher needs. (For eg. R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2E">
            <w:pPr>
              <w:rPr>
                <w:sz w:val="18"/>
                <w:szCs w:val="18"/>
              </w:rPr>
            </w:pPr>
            <w:r w:rsidDel="00000000" w:rsidR="00000000" w:rsidRPr="00000000">
              <w:rPr>
                <w:sz w:val="18"/>
                <w:szCs w:val="18"/>
                <w:rtl w:val="0"/>
              </w:rPr>
              <w:t xml:space="preserve">OK or Blank </w:t>
            </w:r>
          </w:p>
          <w:p w:rsidR="00000000" w:rsidDel="00000000" w:rsidP="00000000" w:rsidRDefault="00000000" w:rsidRPr="00000000" w14:paraId="0000052F">
            <w:pPr>
              <w:rPr>
                <w:sz w:val="18"/>
                <w:szCs w:val="18"/>
              </w:rPr>
            </w:pPr>
            <w:r w:rsidDel="00000000" w:rsidR="00000000" w:rsidRPr="00000000">
              <w:rPr>
                <w:sz w:val="18"/>
                <w:szCs w:val="18"/>
                <w:rtl w:val="0"/>
              </w:rPr>
              <w:t xml:space="preserve">Check if they have mentioned using specific software</w:t>
            </w:r>
            <w:sdt>
              <w:sdtPr>
                <w:id w:val="-718394489"/>
                <w:tag w:val="goog_rdk_589"/>
              </w:sdtPr>
              <w:sdtContent>
                <w:ins w:author="Sarah Sweet" w:id="109" w:date="2026-06-09T20:57:29Z">
                  <w:r w:rsidDel="00000000" w:rsidR="00000000" w:rsidRPr="00000000">
                    <w:rPr>
                      <w:sz w:val="18"/>
                      <w:szCs w:val="18"/>
                      <w:rtl w:val="0"/>
                    </w:rPr>
                    <w:t xml:space="preserve"> or tools</w:t>
                  </w:r>
                </w:ins>
              </w:sdtContent>
            </w:sdt>
            <w:r w:rsidDel="00000000" w:rsidR="00000000" w:rsidRPr="00000000">
              <w:rPr>
                <w:sz w:val="18"/>
                <w:szCs w:val="18"/>
                <w:rtl w:val="0"/>
              </w:rPr>
              <w:t xml:space="preserve"> </w:t>
            </w:r>
            <w:sdt>
              <w:sdtPr>
                <w:id w:val="-345869161"/>
                <w:tag w:val="goog_rdk_590"/>
              </w:sdtPr>
              <w:sdtContent>
                <w:ins w:author="Sarah Sweet" w:id="110" w:date="2026-06-09T20:57:18Z">
                  <w:r w:rsidDel="00000000" w:rsidR="00000000" w:rsidRPr="00000000">
                    <w:rPr>
                      <w:sz w:val="18"/>
                      <w:szCs w:val="18"/>
                      <w:rtl w:val="0"/>
                    </w:rPr>
                    <w:t xml:space="preserve">anywhere in the research proposal.</w:t>
                  </w:r>
                </w:ins>
              </w:sdtContent>
            </w:sdt>
            <w:r w:rsidDel="00000000" w:rsidR="00000000" w:rsidRPr="00000000">
              <w:rPr>
                <w:rtl w:val="0"/>
              </w:rPr>
            </w:r>
          </w:p>
          <w:p w:rsidR="00000000" w:rsidDel="00000000" w:rsidP="00000000" w:rsidRDefault="00000000" w:rsidRPr="00000000" w14:paraId="00000530">
            <w:pPr>
              <w:rPr>
                <w:sz w:val="18"/>
                <w:szCs w:val="18"/>
              </w:rPr>
            </w:pPr>
            <w:r w:rsidDel="00000000" w:rsidR="00000000" w:rsidRPr="00000000">
              <w:rPr>
                <w:rtl w:val="0"/>
              </w:rPr>
            </w:r>
          </w:p>
          <w:p w:rsidR="00000000" w:rsidDel="00000000" w:rsidP="00000000" w:rsidRDefault="00000000" w:rsidRPr="00000000" w14:paraId="00000531">
            <w:pPr>
              <w:rPr>
                <w:sz w:val="18"/>
                <w:szCs w:val="18"/>
              </w:rPr>
            </w:pPr>
            <w:r w:rsidDel="00000000" w:rsidR="00000000" w:rsidRPr="00000000">
              <w:rPr>
                <w:sz w:val="18"/>
                <w:szCs w:val="18"/>
                <w:rtl w:val="0"/>
              </w:rPr>
              <w:t xml:space="preserve">1.Is the tool included in the Vivli RE?</w:t>
            </w:r>
          </w:p>
          <w:p w:rsidR="00000000" w:rsidDel="00000000" w:rsidP="00000000" w:rsidRDefault="00000000" w:rsidRPr="00000000" w14:paraId="00000532">
            <w:pPr>
              <w:rPr>
                <w:sz w:val="18"/>
                <w:szCs w:val="18"/>
              </w:rPr>
            </w:pPr>
            <w:r w:rsidDel="00000000" w:rsidR="00000000" w:rsidRPr="00000000">
              <w:rPr>
                <w:sz w:val="18"/>
                <w:szCs w:val="18"/>
                <w:rtl w:val="0"/>
              </w:rPr>
              <w:t xml:space="preserve"> Check the list found here https://vivli.org/resources/requestdata/ under 'Secure Research Environment costs' under the link 'Software and R packages'. If so, no action required </w:t>
            </w:r>
          </w:p>
          <w:p w:rsidR="00000000" w:rsidDel="00000000" w:rsidP="00000000" w:rsidRDefault="00000000" w:rsidRPr="00000000" w14:paraId="00000533">
            <w:pPr>
              <w:rPr>
                <w:sz w:val="18"/>
                <w:szCs w:val="18"/>
              </w:rPr>
            </w:pPr>
            <w:r w:rsidDel="00000000" w:rsidR="00000000" w:rsidRPr="00000000">
              <w:rPr>
                <w:rtl w:val="0"/>
              </w:rPr>
            </w:r>
          </w:p>
          <w:p w:rsidR="00000000" w:rsidDel="00000000" w:rsidP="00000000" w:rsidRDefault="00000000" w:rsidRPr="00000000" w14:paraId="00000534">
            <w:pPr>
              <w:rPr>
                <w:sz w:val="18"/>
                <w:szCs w:val="18"/>
              </w:rPr>
            </w:pPr>
            <w:sdt>
              <w:sdtPr>
                <w:id w:val="466696018"/>
                <w:tag w:val="goog_rdk_591"/>
              </w:sdtPr>
              <w:sdtContent>
                <w:commentRangeStart w:id="36"/>
              </w:sdtContent>
            </w:sdt>
            <w:r w:rsidDel="00000000" w:rsidR="00000000" w:rsidRPr="00000000">
              <w:rPr>
                <w:sz w:val="18"/>
                <w:szCs w:val="18"/>
                <w:rtl w:val="0"/>
              </w:rPr>
              <w:t xml:space="preserve">2. If the tool is not included in the Vivli RE </w:t>
            </w:r>
            <w:sdt>
              <w:sdtPr>
                <w:id w:val="-970253697"/>
                <w:tag w:val="goog_rdk_592"/>
              </w:sdtPr>
              <w:sdtContent>
                <w:ins w:author="Sarah Sweet" w:id="111" w:date="2026-06-09T20:57:58Z">
                  <w:r w:rsidDel="00000000" w:rsidR="00000000" w:rsidRPr="00000000">
                    <w:rPr>
                      <w:sz w:val="18"/>
                      <w:szCs w:val="18"/>
                      <w:rtl w:val="0"/>
                    </w:rPr>
                    <w:t xml:space="preserve">(only send this on the 1st form check)</w:t>
                  </w:r>
                </w:ins>
              </w:sdtContent>
            </w:sdt>
            <w:r w:rsidDel="00000000" w:rsidR="00000000" w:rsidRPr="00000000">
              <w:rPr>
                <w:rtl w:val="0"/>
              </w:rPr>
            </w:r>
          </w:p>
          <w:sdt>
            <w:sdtPr>
              <w:id w:val="-1698853806"/>
              <w:tag w:val="goog_rdk_594"/>
            </w:sdtPr>
            <w:sdtContent>
              <w:p w:rsidR="00000000" w:rsidDel="00000000" w:rsidP="00000000" w:rsidRDefault="00000000" w:rsidRPr="00000000" w14:paraId="00000535">
                <w:pPr>
                  <w:rPr>
                    <w:ins w:author="Sarah Sweet" w:id="112" w:date="2026-06-09T20:56:27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noticed that you plan to use (Software Name) for your analysis. We can support software that is not pre-installed on the system as long as: </w:t>
                </w:r>
                <w:sdt>
                  <w:sdtPr>
                    <w:id w:val="1780948622"/>
                    <w:tag w:val="goog_rdk_593"/>
                  </w:sdtPr>
                  <w:sdtContent>
                    <w:ins w:author="Sarah Sweet" w:id="112" w:date="2026-06-09T20:56:27Z">
                      <w:r w:rsidDel="00000000" w:rsidR="00000000" w:rsidRPr="00000000">
                        <w:rPr>
                          <w:rtl w:val="0"/>
                        </w:rPr>
                      </w:r>
                    </w:ins>
                  </w:sdtContent>
                </w:sdt>
              </w:p>
            </w:sdtContent>
          </w:sdt>
          <w:sdt>
            <w:sdtPr>
              <w:id w:val="-16240985"/>
              <w:tag w:val="goog_rdk_598"/>
            </w:sdtPr>
            <w:sdtContent>
              <w:p w:rsidR="00000000" w:rsidDel="00000000" w:rsidP="00000000" w:rsidRDefault="00000000" w:rsidRPr="00000000" w14:paraId="00000536">
                <w:pPr>
                  <w:rPr>
                    <w:ins w:author="Sarah Sweet" w:id="114" w:date="2026-06-09T20:56:32Z"/>
                    <w:sz w:val="18"/>
                    <w:szCs w:val="18"/>
                  </w:rPr>
                </w:pPr>
                <w:sdt>
                  <w:sdtPr>
                    <w:id w:val="-1790183418"/>
                    <w:tag w:val="goog_rdk_595"/>
                  </w:sdtPr>
                  <w:sdtContent>
                    <w:ins w:author="Sarah Sweet" w:id="112" w:date="2026-06-09T20:56:27Z">
                      <w:r w:rsidDel="00000000" w:rsidR="00000000" w:rsidRPr="00000000">
                        <w:rPr>
                          <w:sz w:val="18"/>
                          <w:szCs w:val="18"/>
                          <w:rtl w:val="0"/>
                        </w:rPr>
                        <w:t xml:space="preserve">-</w:t>
                      </w:r>
                    </w:ins>
                  </w:sdtContent>
                </w:sdt>
                <w:r w:rsidDel="00000000" w:rsidR="00000000" w:rsidRPr="00000000">
                  <w:rPr>
                    <w:sz w:val="18"/>
                    <w:szCs w:val="18"/>
                    <w:rtl w:val="0"/>
                  </w:rPr>
                  <w:t xml:space="preserve">You describe your intent to use that software as part of the request for data, so that the sponsors and review panels are able to consider that as part of the request</w:t>
                </w:r>
                <w:sdt>
                  <w:sdtPr>
                    <w:id w:val="2147024348"/>
                    <w:tag w:val="goog_rdk_596"/>
                  </w:sdtPr>
                  <w:sdtContent>
                    <w:del w:author="Sarah Sweet" w:id="113" w:date="2026-06-09T20:52:54Z">
                      <w:r w:rsidDel="00000000" w:rsidR="00000000" w:rsidRPr="00000000">
                        <w:rPr>
                          <w:sz w:val="18"/>
                          <w:szCs w:val="18"/>
                          <w:rtl w:val="0"/>
                        </w:rPr>
                        <w:delText xml:space="preserve"> (add it in the Studies tab under 'STUDIES, DATA OR TOOLS NOT LISTED ON VIVLI')(check SAP for software names)</w:delText>
                      </w:r>
                    </w:del>
                  </w:sdtContent>
                </w:sdt>
                <w:r w:rsidDel="00000000" w:rsidR="00000000" w:rsidRPr="00000000">
                  <w:rPr>
                    <w:sz w:val="18"/>
                    <w:szCs w:val="18"/>
                    <w:rtl w:val="0"/>
                  </w:rPr>
                  <w:t xml:space="preserve">.</w:t>
                </w:r>
                <w:sdt>
                  <w:sdtPr>
                    <w:id w:val="235342712"/>
                    <w:tag w:val="goog_rdk_597"/>
                  </w:sdtPr>
                  <w:sdtContent>
                    <w:ins w:author="Sarah Sweet" w:id="114" w:date="2026-06-09T20:56:32Z">
                      <w:r w:rsidDel="00000000" w:rsidR="00000000" w:rsidRPr="00000000">
                        <w:rPr>
                          <w:sz w:val="18"/>
                          <w:szCs w:val="18"/>
                          <w:rtl w:val="0"/>
                        </w:rPr>
                        <w:t xml:space="preserve">Please include this in the SAP.</w:t>
                      </w:r>
                    </w:ins>
                  </w:sdtContent>
                </w:sdt>
              </w:p>
            </w:sdtContent>
          </w:sdt>
          <w:sdt>
            <w:sdtPr>
              <w:id w:val="-599579155"/>
              <w:tag w:val="goog_rdk_603"/>
            </w:sdtPr>
            <w:sdtContent>
              <w:p w:rsidR="00000000" w:rsidDel="00000000" w:rsidP="00000000" w:rsidRDefault="00000000" w:rsidRPr="00000000" w14:paraId="00000537">
                <w:pPr>
                  <w:rPr>
                    <w:ins w:author="Sarah Sweet" w:id="116" w:date="2026-06-09T20:56:49Z"/>
                    <w:sz w:val="18"/>
                    <w:szCs w:val="18"/>
                  </w:rPr>
                </w:pPr>
                <w:sdt>
                  <w:sdtPr>
                    <w:id w:val="-1670114543"/>
                    <w:tag w:val="goog_rdk_600"/>
                  </w:sdtPr>
                  <w:sdtContent>
                    <w:ins w:author="Sarah Sweet" w:id="115" w:date="2026-06-09T20:56:31Z">
                      <w:r w:rsidDel="00000000" w:rsidR="00000000" w:rsidRPr="00000000">
                        <w:rPr>
                          <w:sz w:val="18"/>
                          <w:szCs w:val="18"/>
                          <w:rtl w:val="0"/>
                        </w:rPr>
                        <w:t xml:space="preserve">-</w:t>
                      </w:r>
                    </w:ins>
                  </w:sdtContent>
                </w:sdt>
                <w:sdt>
                  <w:sdtPr>
                    <w:id w:val="-477158180"/>
                    <w:tag w:val="goog_rdk_601"/>
                  </w:sdtPr>
                  <w:sdtContent>
                    <w:del w:author="Sarah Sweet" w:id="115" w:date="2026-06-09T20:56:31Z">
                      <w:r w:rsidDel="00000000" w:rsidR="00000000" w:rsidRPr="00000000">
                        <w:rPr>
                          <w:sz w:val="18"/>
                          <w:szCs w:val="18"/>
                          <w:rtl w:val="0"/>
                        </w:rPr>
                        <w:delText xml:space="preserve"> </w:delText>
                      </w:r>
                    </w:del>
                  </w:sdtContent>
                </w:sdt>
                <w:r w:rsidDel="00000000" w:rsidR="00000000" w:rsidRPr="00000000">
                  <w:rPr>
                    <w:sz w:val="18"/>
                    <w:szCs w:val="18"/>
                    <w:rtl w:val="0"/>
                  </w:rPr>
                  <w:t xml:space="preserve">The software installs into the Research Environment and runs locally (specifically: network restrictions prevent web-based applications)</w:t>
                </w:r>
                <w:sdt>
                  <w:sdtPr>
                    <w:id w:val="677619859"/>
                    <w:tag w:val="goog_rdk_602"/>
                  </w:sdtPr>
                  <w:sdtContent>
                    <w:ins w:author="Sarah Sweet" w:id="116" w:date="2026-06-09T20:56:49Z">
                      <w:r w:rsidDel="00000000" w:rsidR="00000000" w:rsidRPr="00000000">
                        <w:rPr>
                          <w:rtl w:val="0"/>
                        </w:rPr>
                      </w:r>
                    </w:ins>
                  </w:sdtContent>
                </w:sdt>
              </w:p>
            </w:sdtContent>
          </w:sdt>
          <w:sdt>
            <w:sdtPr>
              <w:id w:val="-1527329350"/>
              <w:tag w:val="goog_rdk_608"/>
            </w:sdtPr>
            <w:sdtContent>
              <w:p w:rsidR="00000000" w:rsidDel="00000000" w:rsidP="00000000" w:rsidRDefault="00000000" w:rsidRPr="00000000" w14:paraId="00000538">
                <w:pPr>
                  <w:rPr>
                    <w:ins w:author="Sarah Sweet" w:id="118" w:date="2026-06-09T20:59:33Z"/>
                    <w:sz w:val="18"/>
                    <w:szCs w:val="18"/>
                  </w:rPr>
                </w:pPr>
                <w:sdt>
                  <w:sdtPr>
                    <w:id w:val="-239040531"/>
                    <w:tag w:val="goog_rdk_605"/>
                  </w:sdtPr>
                  <w:sdtContent>
                    <w:ins w:author="Sarah Sweet" w:id="117" w:date="2026-06-09T20:56:48Z">
                      <w:r w:rsidDel="00000000" w:rsidR="00000000" w:rsidRPr="00000000">
                        <w:rPr>
                          <w:sz w:val="18"/>
                          <w:szCs w:val="18"/>
                          <w:rtl w:val="0"/>
                        </w:rPr>
                        <w:t xml:space="preserve">-</w:t>
                      </w:r>
                    </w:ins>
                  </w:sdtContent>
                </w:sdt>
                <w:sdt>
                  <w:sdtPr>
                    <w:id w:val="-197057134"/>
                    <w:tag w:val="goog_rdk_606"/>
                  </w:sdtPr>
                  <w:sdtContent>
                    <w:del w:author="Sarah Sweet" w:id="117" w:date="2026-06-09T20:56:48Z">
                      <w:r w:rsidDel="00000000" w:rsidR="00000000" w:rsidRPr="00000000">
                        <w:rPr>
                          <w:sz w:val="18"/>
                          <w:szCs w:val="18"/>
                          <w:rtl w:val="0"/>
                        </w:rPr>
                        <w:delText xml:space="preserve">.</w:delText>
                      </w:r>
                    </w:del>
                  </w:sdtContent>
                </w:sdt>
                <w:r w:rsidDel="00000000" w:rsidR="00000000" w:rsidRPr="00000000">
                  <w:rPr>
                    <w:sz w:val="18"/>
                    <w:szCs w:val="18"/>
                    <w:rtl w:val="0"/>
                  </w:rPr>
                  <w:t xml:space="preserve"> The Research Environment runs Windows Server 2022 You own and can provide a license that we can install on your behalf, if needed. The software validates that license only at the time of installation. If the software validates the license over the internet every time the software is started, the network restrictions prevent the software from running. Fortunately, that is not common, but we wanted to warn you. In general, we've found most software teams can tell us the network demands of the licensing, so when you determine what you'd like to use, let us know and we can investigate.</w:t>
                </w:r>
                <w:sdt>
                  <w:sdtPr>
                    <w:id w:val="-406612157"/>
                    <w:tag w:val="goog_rdk_607"/>
                  </w:sdtPr>
                  <w:sdtContent>
                    <w:ins w:author="Sarah Sweet" w:id="118" w:date="2026-06-09T20:59:33Z">
                      <w:commentRangeEnd w:id="36"/>
                      <w:r w:rsidDel="00000000" w:rsidR="00000000" w:rsidRPr="00000000">
                        <w:commentReference w:id="36"/>
                      </w:r>
                      <w:r w:rsidDel="00000000" w:rsidR="00000000" w:rsidRPr="00000000">
                        <w:rPr>
                          <w:rtl w:val="0"/>
                        </w:rPr>
                      </w:r>
                    </w:ins>
                  </w:sdtContent>
                </w:sdt>
              </w:p>
            </w:sdtContent>
          </w:sdt>
          <w:sdt>
            <w:sdtPr>
              <w:id w:val="-387670380"/>
              <w:tag w:val="goog_rdk_610"/>
            </w:sdtPr>
            <w:sdtContent>
              <w:p w:rsidR="00000000" w:rsidDel="00000000" w:rsidP="00000000" w:rsidRDefault="00000000" w:rsidRPr="00000000" w14:paraId="00000539">
                <w:pPr>
                  <w:rPr>
                    <w:ins w:author="Sarah Sweet" w:id="118" w:date="2026-06-09T20:59:33Z"/>
                    <w:sz w:val="18"/>
                    <w:szCs w:val="18"/>
                  </w:rPr>
                </w:pPr>
                <w:sdt>
                  <w:sdtPr>
                    <w:id w:val="-1431768395"/>
                    <w:tag w:val="goog_rdk_609"/>
                  </w:sdtPr>
                  <w:sdtContent>
                    <w:ins w:author="Sarah Sweet" w:id="118" w:date="2026-06-09T20:59:33Z">
                      <w:r w:rsidDel="00000000" w:rsidR="00000000" w:rsidRPr="00000000">
                        <w:rPr>
                          <w:rtl w:val="0"/>
                        </w:rPr>
                      </w:r>
                    </w:ins>
                  </w:sdtContent>
                </w:sdt>
              </w:p>
            </w:sdtContent>
          </w:sdt>
          <w:sdt>
            <w:sdtPr>
              <w:id w:val="-2132252704"/>
              <w:tag w:val="goog_rdk_613"/>
            </w:sdtPr>
            <w:sdtContent>
              <w:p w:rsidR="00000000" w:rsidDel="00000000" w:rsidP="00000000" w:rsidRDefault="00000000" w:rsidRPr="00000000" w14:paraId="0000053A">
                <w:pPr>
                  <w:rPr>
                    <w:ins w:author="Sarah Sweet" w:id="118" w:date="2026-06-09T20:59:33Z"/>
                    <w:sz w:val="18"/>
                    <w:szCs w:val="18"/>
                    <w:rPrChange w:author="Sarah Sweet" w:id="119" w:date="2026-06-09T20:59:33Z">
                      <w:rPr>
                        <w:sz w:val="18"/>
                        <w:szCs w:val="18"/>
                      </w:rPr>
                    </w:rPrChange>
                  </w:rPr>
                </w:pPr>
                <w:sdt>
                  <w:sdtPr>
                    <w:id w:val="-1488302361"/>
                    <w:tag w:val="goog_rdk_611"/>
                  </w:sdtPr>
                  <w:sdtContent>
                    <w:ins w:author="Sarah Sweet" w:id="118" w:date="2026-06-09T20:59:33Z">
                      <w:r w:rsidDel="00000000" w:rsidR="00000000" w:rsidRPr="00000000">
                        <w:fldChar w:fldCharType="begin"/>
                      </w:r>
                      <w:r w:rsidDel="00000000" w:rsidR="00000000" w:rsidRPr="00000000">
                        <w:instrText xml:space="preserve">HYPERLINK "https://app.getguru.com/card/c8ELqj7i/Tools-not-included-in-the-Vivli-RE"</w:instrText>
                      </w:r>
                      <w:r w:rsidDel="00000000" w:rsidR="00000000" w:rsidRPr="00000000">
                        <w:fldChar w:fldCharType="separate"/>
                      </w:r>
                      <w:r w:rsidDel="00000000" w:rsidR="00000000" w:rsidRPr="00000000">
                        <w:rPr>
                          <w:color w:val="1155cc"/>
                          <w:sz w:val="18"/>
                          <w:szCs w:val="18"/>
                          <w:u w:val="single"/>
                          <w:rtl w:val="0"/>
                        </w:rPr>
                        <w:t xml:space="preserve">https://app.getguru.com/card/c8ELqj7i/Tools-not-included-in-the-Vivli-RE</w:t>
                      </w:r>
                      <w:r w:rsidDel="00000000" w:rsidR="00000000" w:rsidRPr="00000000">
                        <w:fldChar w:fldCharType="end"/>
                      </w:r>
                    </w:ins>
                    <w:sdt>
                      <w:sdtPr>
                        <w:id w:val="-864482685"/>
                        <w:tag w:val="goog_rdk_612"/>
                      </w:sdtPr>
                      <w:sdtContent>
                        <w:ins w:author="Sarah Sweet" w:id="118" w:date="2026-06-09T20:59:33Z">
                          <w:r w:rsidDel="00000000" w:rsidR="00000000" w:rsidRPr="00000000">
                            <w:rPr>
                              <w:rtl w:val="0"/>
                            </w:rPr>
                          </w:r>
                        </w:ins>
                      </w:sdtContent>
                    </w:sdt>
                    <w:ins w:author="Sarah Sweet" w:id="118" w:date="2026-06-09T20:59:33Z"/>
                  </w:sdtContent>
                </w:sdt>
              </w:p>
            </w:sdtContent>
          </w:sdt>
          <w:sdt>
            <w:sdtPr>
              <w:id w:val="52241848"/>
              <w:tag w:val="goog_rdk_615"/>
            </w:sdtPr>
            <w:sdtContent>
              <w:p w:rsidR="00000000" w:rsidDel="00000000" w:rsidP="00000000" w:rsidRDefault="00000000" w:rsidRPr="00000000" w14:paraId="0000053B">
                <w:pPr>
                  <w:rPr>
                    <w:sz w:val="18"/>
                    <w:szCs w:val="18"/>
                    <w:rPrChange w:author="Sarah Sweet" w:id="119" w:date="2026-06-09T20:59:33Z">
                      <w:rPr/>
                    </w:rPrChange>
                  </w:rPr>
                </w:pPr>
                <w:sdt>
                  <w:sdtPr>
                    <w:id w:val="1320746130"/>
                    <w:tag w:val="goog_rdk_614"/>
                  </w:sdtPr>
                  <w:sdtContent>
                    <w:r w:rsidDel="00000000" w:rsidR="00000000" w:rsidRPr="00000000">
                      <w:rPr>
                        <w:rtl w:val="0"/>
                      </w:rPr>
                    </w:r>
                  </w:sdtContent>
                </w:sdt>
              </w:p>
            </w:sdtContent>
          </w:sdt>
        </w:tc>
      </w:tr>
    </w:tbl>
    <w:p w:rsidR="00000000" w:rsidDel="00000000" w:rsidP="00000000" w:rsidRDefault="00000000" w:rsidRPr="00000000" w14:paraId="0000053C">
      <w:pPr>
        <w:spacing w:before="280" w:lineRule="auto"/>
        <w:rPr/>
      </w:pPr>
      <w:r w:rsidDel="00000000" w:rsidR="00000000" w:rsidRPr="00000000">
        <w:rPr>
          <w:rtl w:val="0"/>
        </w:rPr>
      </w:r>
    </w:p>
    <w:p w:rsidR="00000000" w:rsidDel="00000000" w:rsidP="00000000" w:rsidRDefault="00000000" w:rsidRPr="00000000" w14:paraId="0000053D">
      <w:pPr>
        <w:spacing w:after="80" w:before="220" w:lineRule="auto"/>
        <w:rPr/>
      </w:pPr>
      <w:r w:rsidDel="00000000" w:rsidR="00000000" w:rsidRPr="00000000">
        <w:rPr>
          <w:b w:val="1"/>
          <w:bCs w:val="1"/>
          <w:color w:val="2e75b6"/>
          <w:sz w:val="22"/>
          <w:szCs w:val="22"/>
          <w:rtl w:val="0"/>
        </w:rPr>
        <w:t xml:space="preserve">File Attachments</w:t>
      </w:r>
      <w:r w:rsidDel="00000000" w:rsidR="00000000" w:rsidRPr="00000000">
        <w:rPr>
          <w:rtl w:val="0"/>
        </w:rPr>
      </w:r>
    </w:p>
    <w:p w:rsidR="00000000" w:rsidDel="00000000" w:rsidP="00000000" w:rsidRDefault="00000000" w:rsidRPr="00000000" w14:paraId="0000053E">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700"/>
        <w:gridCol w:w="2560"/>
        <w:gridCol w:w="3700"/>
        <w:tblGridChange w:id="0">
          <w:tblGrid>
            <w:gridCol w:w="1400"/>
            <w:gridCol w:w="1700"/>
            <w:gridCol w:w="2560"/>
            <w:gridCol w:w="3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3F">
            <w:pPr>
              <w:rPr/>
            </w:pPr>
            <w:r w:rsidDel="00000000" w:rsidR="00000000" w:rsidRPr="00000000">
              <w:rPr>
                <w:b w:val="1"/>
                <w:bCs w:val="1"/>
                <w:color w:val="ffffff"/>
                <w:sz w:val="18"/>
                <w:szCs w:val="18"/>
                <w:rtl w:val="0"/>
              </w:rPr>
              <w:t xml:space="preserve">File Attachments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40">
            <w:pPr>
              <w:rPr/>
            </w:pPr>
            <w:r w:rsidDel="00000000" w:rsidR="00000000" w:rsidRPr="00000000">
              <w:rPr>
                <w:b w:val="1"/>
                <w:bCs w:val="1"/>
                <w:color w:val="ffffff"/>
                <w:sz w:val="18"/>
                <w:szCs w:val="18"/>
                <w:rtl w:val="0"/>
              </w:rPr>
              <w:t xml:space="preserve">Subsection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41">
            <w:pPr>
              <w:rPr/>
            </w:pPr>
            <w:r w:rsidDel="00000000" w:rsidR="00000000" w:rsidRPr="00000000">
              <w:rPr>
                <w:b w:val="1"/>
                <w:bCs w:val="1"/>
                <w:color w:val="ffffff"/>
                <w:sz w:val="18"/>
                <w:szCs w:val="18"/>
                <w:rtl w:val="0"/>
              </w:rPr>
              <w:t xml:space="preserve">Field / 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42">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43">
            <w:pPr>
              <w:rPr/>
            </w:pPr>
            <w:r w:rsidDel="00000000" w:rsidR="00000000" w:rsidRPr="00000000">
              <w:rPr>
                <w:sz w:val="18"/>
                <w:szCs w:val="18"/>
                <w:rtl w:val="0"/>
              </w:rPr>
              <w:t xml:space="preserve">File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44">
            <w:pPr>
              <w:rPr/>
            </w:pPr>
            <w:r w:rsidDel="00000000" w:rsidR="00000000" w:rsidRPr="00000000">
              <w:rPr>
                <w:sz w:val="18"/>
                <w:szCs w:val="18"/>
                <w:rtl w:val="0"/>
              </w:rPr>
              <w:t xml:space="preserve">File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45">
            <w:pPr>
              <w:rPr/>
            </w:pPr>
            <w:r w:rsidDel="00000000" w:rsidR="00000000" w:rsidRPr="00000000">
              <w:rPr>
                <w:sz w:val="18"/>
                <w:szCs w:val="18"/>
                <w:rtl w:val="0"/>
              </w:rPr>
              <w:t xml:space="preserve">May Attach Relevant files - This may include references or other supporting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46">
            <w:pPr>
              <w:rPr>
                <w:sz w:val="18"/>
                <w:szCs w:val="18"/>
              </w:rPr>
            </w:pPr>
            <w:r w:rsidDel="00000000" w:rsidR="00000000" w:rsidRPr="00000000">
              <w:rPr>
                <w:sz w:val="18"/>
                <w:szCs w:val="18"/>
                <w:rtl w:val="0"/>
              </w:rPr>
              <w:t xml:space="preserve">OK or Blank.</w:t>
            </w:r>
          </w:p>
          <w:p w:rsidR="00000000" w:rsidDel="00000000" w:rsidP="00000000" w:rsidRDefault="00000000" w:rsidRPr="00000000" w14:paraId="00000547">
            <w:pPr>
              <w:rPr/>
            </w:pPr>
            <w:r w:rsidDel="00000000" w:rsidR="00000000" w:rsidRPr="00000000">
              <w:rPr>
                <w:sz w:val="18"/>
                <w:szCs w:val="18"/>
                <w:rtl w:val="0"/>
              </w:rPr>
              <w:t xml:space="preserve"> Check in the Attachments tab and in Open Chat. No further action is required unless the attachment is a MedDRA certificate. If a MedDRA certificate is attached, do not send the MedDRA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4A">
            <w:pPr>
              <w:rPr/>
            </w:pPr>
            <w:r w:rsidDel="00000000" w:rsidR="00000000" w:rsidRPr="00000000">
              <w:rPr>
                <w:sz w:val="18"/>
                <w:szCs w:val="18"/>
                <w:rtl w:val="0"/>
              </w:rPr>
              <w:t xml:space="preserve">Does the proposal mention any primary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4B">
            <w:pPr>
              <w:rPr>
                <w:sz w:val="18"/>
                <w:szCs w:val="18"/>
              </w:rPr>
            </w:pPr>
            <w:r w:rsidDel="00000000" w:rsidR="00000000" w:rsidRPr="00000000">
              <w:rPr>
                <w:sz w:val="18"/>
                <w:szCs w:val="18"/>
                <w:rtl w:val="0"/>
              </w:rPr>
              <w:t xml:space="preserve">Check that the analysis described overall is a secondary analysis and not a primary analysis. Look for references to "samples collected", "primary analysis", "subjects will be…", use of equipment, etc. Confirm the team is only performing secondary analysis of the data requested, and not including their own trial data, if needed.</w:t>
            </w:r>
          </w:p>
          <w:sdt>
            <w:sdtPr>
              <w:id w:val="-1352959608"/>
              <w:tag w:val="goog_rdk_617"/>
            </w:sdtPr>
            <w:sdtContent>
              <w:p w:rsidR="00000000" w:rsidDel="00000000" w:rsidP="00000000" w:rsidRDefault="00000000" w:rsidRPr="00000000" w14:paraId="0000054C">
                <w:pPr>
                  <w:rPr>
                    <w:ins w:author="Sarah Sweet" w:id="120" w:date="2026-06-09T21:00:53Z"/>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have noticed that your proposal refers to a primary analysis. Please confirm that the analysis you will conduct is a secondary analysis of completed clinical trial data and that no new data will be collected. Please revise the wording in the relevant section(s) (e.g., Study Design, Lay Summary) to clearly reflect that this is a secondary analysis. The proposal must be for secondary analysis of existing data only.</w:t>
                </w:r>
                <w:sdt>
                  <w:sdtPr>
                    <w:id w:val="-2072577984"/>
                    <w:tag w:val="goog_rdk_616"/>
                  </w:sdtPr>
                  <w:sdtContent>
                    <w:ins w:author="Sarah Sweet" w:id="120" w:date="2026-06-09T21:00:53Z">
                      <w:r w:rsidDel="00000000" w:rsidR="00000000" w:rsidRPr="00000000">
                        <w:rPr>
                          <w:rtl w:val="0"/>
                        </w:rPr>
                      </w:r>
                    </w:ins>
                  </w:sdtContent>
                </w:sdt>
              </w:p>
            </w:sdtContent>
          </w:sdt>
          <w:sdt>
            <w:sdtPr>
              <w:id w:val="1059343017"/>
              <w:tag w:val="goog_rdk_619"/>
            </w:sdtPr>
            <w:sdtContent>
              <w:p w:rsidR="00000000" w:rsidDel="00000000" w:rsidP="00000000" w:rsidRDefault="00000000" w:rsidRPr="00000000" w14:paraId="0000054D">
                <w:pPr>
                  <w:rPr>
                    <w:ins w:author="Sarah Sweet" w:id="120" w:date="2026-06-09T21:00:53Z"/>
                    <w:sz w:val="18"/>
                    <w:szCs w:val="18"/>
                  </w:rPr>
                </w:pPr>
                <w:sdt>
                  <w:sdtPr>
                    <w:id w:val="-1150930198"/>
                    <w:tag w:val="goog_rdk_618"/>
                  </w:sdtPr>
                  <w:sdtContent>
                    <w:ins w:author="Sarah Sweet" w:id="120" w:date="2026-06-09T21:00:53Z">
                      <w:r w:rsidDel="00000000" w:rsidR="00000000" w:rsidRPr="00000000">
                        <w:rPr>
                          <w:rtl w:val="0"/>
                        </w:rPr>
                      </w:r>
                    </w:ins>
                  </w:sdtContent>
                </w:sdt>
              </w:p>
            </w:sdtContent>
          </w:sdt>
          <w:sdt>
            <w:sdtPr>
              <w:id w:val="-126601437"/>
              <w:tag w:val="goog_rdk_622"/>
            </w:sdtPr>
            <w:sdtContent>
              <w:p w:rsidR="00000000" w:rsidDel="00000000" w:rsidP="00000000" w:rsidRDefault="00000000" w:rsidRPr="00000000" w14:paraId="0000054E">
                <w:pPr>
                  <w:rPr>
                    <w:ins w:author="Sarah Sweet" w:id="120" w:date="2026-06-09T21:00:53Z"/>
                    <w:sz w:val="18"/>
                    <w:szCs w:val="18"/>
                    <w:rPrChange w:author="Sarah Sweet" w:id="121" w:date="2026-06-09T21:00:53Z">
                      <w:rPr>
                        <w:sz w:val="18"/>
                        <w:szCs w:val="18"/>
                      </w:rPr>
                    </w:rPrChange>
                  </w:rPr>
                </w:pPr>
                <w:sdt>
                  <w:sdtPr>
                    <w:id w:val="1389494422"/>
                    <w:tag w:val="goog_rdk_620"/>
                  </w:sdtPr>
                  <w:sdtContent>
                    <w:ins w:author="Sarah Sweet" w:id="120" w:date="2026-06-09T21:00:53Z">
                      <w:r w:rsidDel="00000000" w:rsidR="00000000" w:rsidRPr="00000000">
                        <w:fldChar w:fldCharType="begin"/>
                      </w:r>
                      <w:r w:rsidDel="00000000" w:rsidR="00000000" w:rsidRPr="00000000">
                        <w:instrText xml:space="preserve">HYPERLINK "https://app.getguru.com/card/c7Xa5qXi/Primary-Analysis-confirmation"</w:instrText>
                      </w:r>
                      <w:r w:rsidDel="00000000" w:rsidR="00000000" w:rsidRPr="00000000">
                        <w:fldChar w:fldCharType="separate"/>
                      </w:r>
                      <w:r w:rsidDel="00000000" w:rsidR="00000000" w:rsidRPr="00000000">
                        <w:rPr>
                          <w:color w:val="1155cc"/>
                          <w:sz w:val="18"/>
                          <w:szCs w:val="18"/>
                          <w:u w:val="single"/>
                          <w:rtl w:val="0"/>
                        </w:rPr>
                        <w:t xml:space="preserve">https://app.getguru.com/card/c7Xa5qXi/Primary-Analysis-confirmation</w:t>
                      </w:r>
                      <w:r w:rsidDel="00000000" w:rsidR="00000000" w:rsidRPr="00000000">
                        <w:fldChar w:fldCharType="end"/>
                      </w:r>
                    </w:ins>
                    <w:sdt>
                      <w:sdtPr>
                        <w:id w:val="305521885"/>
                        <w:tag w:val="goog_rdk_621"/>
                      </w:sdtPr>
                      <w:sdtContent>
                        <w:ins w:author="Sarah Sweet" w:id="120" w:date="2026-06-09T21:00:53Z">
                          <w:r w:rsidDel="00000000" w:rsidR="00000000" w:rsidRPr="00000000">
                            <w:rPr>
                              <w:rtl w:val="0"/>
                            </w:rPr>
                          </w:r>
                        </w:ins>
                      </w:sdtContent>
                    </w:sdt>
                    <w:ins w:author="Sarah Sweet" w:id="120" w:date="2026-06-09T21:00:53Z"/>
                  </w:sdtContent>
                </w:sdt>
              </w:p>
            </w:sdtContent>
          </w:sdt>
          <w:sdt>
            <w:sdtPr>
              <w:id w:val="1713441450"/>
              <w:tag w:val="goog_rdk_624"/>
            </w:sdtPr>
            <w:sdtContent>
              <w:p w:rsidR="00000000" w:rsidDel="00000000" w:rsidP="00000000" w:rsidRDefault="00000000" w:rsidRPr="00000000" w14:paraId="0000054F">
                <w:pPr>
                  <w:rPr>
                    <w:sz w:val="18"/>
                    <w:szCs w:val="18"/>
                    <w:rPrChange w:author="Sarah Sweet" w:id="121" w:date="2026-06-09T21:00:53Z">
                      <w:rPr/>
                    </w:rPrChange>
                  </w:rPr>
                </w:pPr>
                <w:sdt>
                  <w:sdtPr>
                    <w:id w:val="1358404494"/>
                    <w:tag w:val="goog_rdk_623"/>
                  </w:sdtPr>
                  <w:sdtContent>
                    <w:r w:rsidDel="00000000" w:rsidR="00000000" w:rsidRPr="00000000">
                      <w:rPr>
                        <w:rtl w:val="0"/>
                      </w:rPr>
                    </w:r>
                  </w:sdtContent>
                </w:sdt>
              </w:p>
            </w:sdtContent>
          </w:sdt>
        </w:tc>
      </w:tr>
      <w:sdt>
        <w:sdtPr>
          <w:id w:val="-1839385459"/>
          <w:tag w:val="goog_rdk_626"/>
        </w:sdtPr>
        <w:sdtContent>
          <w:tr>
            <w:trPr>
              <w:cantSplit w:val="0"/>
              <w:tblHeader w:val="0"/>
              <w:del w:author="Catherine D'Arcy" w:id="122" w:date="2026-06-09T15:02:04Z"/>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2101324336"/>
                  <w:tag w:val="goog_rdk_628"/>
                </w:sdtPr>
                <w:sdtContent>
                  <w:p w:rsidR="00000000" w:rsidDel="00000000" w:rsidP="00000000" w:rsidRDefault="00000000" w:rsidRPr="00000000" w14:paraId="00000550">
                    <w:pPr>
                      <w:rPr>
                        <w:del w:author="Catherine D'Arcy" w:id="122" w:date="2026-06-09T15:02:04Z"/>
                      </w:rPr>
                    </w:pPr>
                    <w:sdt>
                      <w:sdtPr>
                        <w:id w:val="777365845"/>
                        <w:tag w:val="goog_rdk_627"/>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63287854"/>
                  <w:tag w:val="goog_rdk_630"/>
                </w:sdtPr>
                <w:sdtContent>
                  <w:p w:rsidR="00000000" w:rsidDel="00000000" w:rsidP="00000000" w:rsidRDefault="00000000" w:rsidRPr="00000000" w14:paraId="00000551">
                    <w:pPr>
                      <w:rPr>
                        <w:del w:author="Catherine D'Arcy" w:id="122" w:date="2026-06-09T15:02:04Z"/>
                      </w:rPr>
                    </w:pPr>
                    <w:sdt>
                      <w:sdtPr>
                        <w:id w:val="1823942519"/>
                        <w:tag w:val="goog_rdk_629"/>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498099235"/>
                  <w:tag w:val="goog_rdk_632"/>
                </w:sdtPr>
                <w:sdtContent>
                  <w:p w:rsidR="00000000" w:rsidDel="00000000" w:rsidP="00000000" w:rsidRDefault="00000000" w:rsidRPr="00000000" w14:paraId="00000552">
                    <w:pPr>
                      <w:rPr>
                        <w:del w:author="Catherine D'Arcy" w:id="122" w:date="2026-06-09T15:02:04Z"/>
                        <w:strike w:val="1"/>
                      </w:rPr>
                    </w:pPr>
                    <w:sdt>
                      <w:sdtPr>
                        <w:id w:val="6579900"/>
                        <w:tag w:val="goog_rdk_631"/>
                      </w:sdtPr>
                      <w:sdtContent>
                        <w:del w:author="Catherine D'Arcy" w:id="122" w:date="2026-06-09T15:02:04Z">
                          <w:r w:rsidDel="00000000" w:rsidR="00000000" w:rsidRPr="00000000">
                            <w:rPr>
                              <w:strike w:val="1"/>
                              <w:sz w:val="18"/>
                              <w:szCs w:val="18"/>
                              <w:rtl w:val="0"/>
                            </w:rPr>
                            <w:delText xml:space="preserve">Does the research proposal mention anything about reporting on the data sharing process, metrics, timelines or accessing data or timeliness of the DUA? If so, pass to the COO for QC.</w:delText>
                          </w:r>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1690172478"/>
                  <w:tag w:val="goog_rdk_635"/>
                </w:sdtPr>
                <w:sdtContent>
                  <w:p w:rsidR="00000000" w:rsidDel="00000000" w:rsidP="00000000" w:rsidRDefault="00000000" w:rsidRPr="00000000" w14:paraId="00000553">
                    <w:pPr>
                      <w:rPr>
                        <w:del w:author="Catherine D'Arcy" w:id="122" w:date="2026-06-09T15:02:04Z"/>
                        <w:strike w:val="1"/>
                      </w:rPr>
                    </w:pPr>
                    <w:sdt>
                      <w:sdtPr>
                        <w:id w:val="-607246169"/>
                        <w:tag w:val="goog_rdk_633"/>
                      </w:sdtPr>
                      <w:sdtContent>
                        <w:del w:author="Catherine D'Arcy" w:id="122" w:date="2026-06-09T15:02:04Z">
                          <w:r w:rsidDel="00000000" w:rsidR="00000000" w:rsidRPr="00000000">
                            <w:rPr>
                              <w:strike w:val="1"/>
                              <w:sz w:val="18"/>
                              <w:szCs w:val="18"/>
                              <w:rtl w:val="0"/>
                            </w:rPr>
                            <w:delText xml:space="preserve">This may need to be picked up i</w:delText>
                          </w:r>
                        </w:del>
                        <w:sdt>
                          <w:sdtPr>
                            <w:id w:val="245267280"/>
                            <w:tag w:val="goog_rdk_634"/>
                          </w:sdtPr>
                          <w:sdtContent>
                            <w:commentRangeStart w:id="37"/>
                          </w:sdtContent>
                        </w:sdt>
                        <w:del w:author="Catherine D'Arcy" w:id="122" w:date="2026-06-09T15:02:04Z">
                          <w:r w:rsidDel="00000000" w:rsidR="00000000" w:rsidRPr="00000000">
                            <w:rPr>
                              <w:strike w:val="1"/>
                              <w:sz w:val="18"/>
                              <w:szCs w:val="18"/>
                              <w:rtl w:val="0"/>
                            </w:rPr>
                            <w:delText xml:space="preserve">n t</w:delText>
                          </w:r>
                          <w:commentRangeEnd w:id="37"/>
                          <w:r w:rsidDel="00000000" w:rsidR="00000000" w:rsidRPr="00000000">
                            <w:commentReference w:id="37"/>
                          </w:r>
                          <w:r w:rsidDel="00000000" w:rsidR="00000000" w:rsidRPr="00000000">
                            <w:rPr>
                              <w:strike w:val="1"/>
                              <w:sz w:val="18"/>
                              <w:szCs w:val="18"/>
                              <w:rtl w:val="0"/>
                            </w:rPr>
                            <w:delText xml:space="preserve">he final review by a human so Route to the COO (human reviewer) for quality control review. (Vivli ID/Data request) Type: Pre-form Check</w:delText>
                          </w:r>
                          <w:r w:rsidDel="00000000" w:rsidR="00000000" w:rsidRPr="00000000">
                            <w:rPr>
                              <w:rtl w:val="0"/>
                            </w:rPr>
                          </w:r>
                        </w:del>
                      </w:sdtContent>
                    </w:sdt>
                  </w:p>
                </w:sdtContent>
              </w:sdt>
            </w:tc>
          </w:tr>
        </w:sdtContent>
      </w:sdt>
      <w:sdt>
        <w:sdtPr>
          <w:id w:val="-439511518"/>
          <w:tag w:val="goog_rdk_636"/>
        </w:sdtPr>
        <w:sdtContent>
          <w:tr>
            <w:trPr>
              <w:cantSplit w:val="0"/>
              <w:tblHeader w:val="0"/>
              <w:del w:author="Catherine D'Arcy" w:id="122" w:date="2026-06-09T15:02:04Z"/>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53745328"/>
                  <w:tag w:val="goog_rdk_638"/>
                </w:sdtPr>
                <w:sdtContent>
                  <w:p w:rsidR="00000000" w:rsidDel="00000000" w:rsidP="00000000" w:rsidRDefault="00000000" w:rsidRPr="00000000" w14:paraId="00000554">
                    <w:pPr>
                      <w:rPr>
                        <w:del w:author="Catherine D'Arcy" w:id="122" w:date="2026-06-09T15:02:04Z"/>
                      </w:rPr>
                    </w:pPr>
                    <w:sdt>
                      <w:sdtPr>
                        <w:id w:val="-1975321622"/>
                        <w:tag w:val="goog_rdk_637"/>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594554034"/>
                  <w:tag w:val="goog_rdk_640"/>
                </w:sdtPr>
                <w:sdtContent>
                  <w:p w:rsidR="00000000" w:rsidDel="00000000" w:rsidP="00000000" w:rsidRDefault="00000000" w:rsidRPr="00000000" w14:paraId="00000555">
                    <w:pPr>
                      <w:rPr>
                        <w:del w:author="Catherine D'Arcy" w:id="122" w:date="2026-06-09T15:02:04Z"/>
                      </w:rPr>
                    </w:pPr>
                    <w:sdt>
                      <w:sdtPr>
                        <w:id w:val="-261058796"/>
                        <w:tag w:val="goog_rdk_639"/>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202571099"/>
                  <w:tag w:val="goog_rdk_642"/>
                </w:sdtPr>
                <w:sdtContent>
                  <w:p w:rsidR="00000000" w:rsidDel="00000000" w:rsidP="00000000" w:rsidRDefault="00000000" w:rsidRPr="00000000" w14:paraId="00000556">
                    <w:pPr>
                      <w:rPr>
                        <w:del w:author="Catherine D'Arcy" w:id="122" w:date="2026-06-09T15:02:04Z"/>
                        <w:strike w:val="1"/>
                      </w:rPr>
                    </w:pPr>
                    <w:sdt>
                      <w:sdtPr>
                        <w:id w:val="-1132039624"/>
                        <w:tag w:val="goog_rdk_641"/>
                      </w:sdtPr>
                      <w:sdtContent>
                        <w:del w:author="Catherine D'Arcy" w:id="122" w:date="2026-06-09T15:02:04Z">
                          <w:r w:rsidDel="00000000" w:rsidR="00000000" w:rsidRPr="00000000">
                            <w:rPr>
                              <w:strike w:val="1"/>
                              <w:sz w:val="18"/>
                              <w:szCs w:val="18"/>
                              <w:rtl w:val="0"/>
                            </w:rPr>
                            <w:delText xml:space="preserve">Does the data request contain Check "Additional notes" of the study: embargo date- If data is embargoed, add to Internal Notes and pass to the Sr. Director for further guidance before processing the request. Johns Hopkins studies- JHU studies may have special requirements. Check if there are any special requirements of the study and if there are questions send to COO for review before moving forward. Check for accelerated review or IRP review- most academic studies have an accelerated review, but some studies may require DC/IRP approval, boxes will be checked for "Bypass DC" or "Bypass IRP Review" accordingly. Settings should be marked as follows if the additional information mentions an accelerated review:</w:delText>
                          </w:r>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sdt>
                <w:sdtPr>
                  <w:id w:val="1481591660"/>
                  <w:tag w:val="goog_rdk_646"/>
                </w:sdtPr>
                <w:sdtContent>
                  <w:p w:rsidR="00000000" w:rsidDel="00000000" w:rsidP="00000000" w:rsidRDefault="00000000" w:rsidRPr="00000000" w14:paraId="00000557">
                    <w:pPr>
                      <w:rPr>
                        <w:del w:author="Catherine D'Arcy" w:id="122" w:date="2026-06-09T15:02:04Z"/>
                        <w:strike w:val="1"/>
                        <w:sz w:val="18"/>
                        <w:szCs w:val="18"/>
                      </w:rPr>
                    </w:pPr>
                    <w:sdt>
                      <w:sdtPr>
                        <w:id w:val="-352387729"/>
                        <w:tag w:val="goog_rdk_643"/>
                      </w:sdtPr>
                      <w:sdtContent>
                        <w:del w:author="Catherine D'Arcy" w:id="122" w:date="2026-06-09T15:02:04Z">
                          <w:r w:rsidDel="00000000" w:rsidR="00000000" w:rsidRPr="00000000">
                            <w:rPr>
                              <w:strike w:val="1"/>
                              <w:sz w:val="18"/>
                              <w:szCs w:val="18"/>
                              <w:rtl w:val="0"/>
                            </w:rPr>
                            <w:delText xml:space="preserve">These are st</w:delText>
                          </w:r>
                        </w:del>
                        <w:sdt>
                          <w:sdtPr>
                            <w:id w:val="1374652198"/>
                            <w:tag w:val="goog_rdk_644"/>
                          </w:sdtPr>
                          <w:sdtContent>
                            <w:commentRangeStart w:id="38"/>
                          </w:sdtContent>
                        </w:sdt>
                        <w:del w:author="Catherine D'Arcy" w:id="122" w:date="2026-06-09T15:02:04Z">
                          <w:sdt>
                            <w:sdtPr>
                              <w:id w:val="1005441741"/>
                              <w:tag w:val="goog_rdk_645"/>
                            </w:sdtPr>
                            <w:sdtContent>
                              <w:commentRangeStart w:id="39"/>
                            </w:sdtContent>
                          </w:sdt>
                          <w:r w:rsidDel="00000000" w:rsidR="00000000" w:rsidRPr="00000000">
                            <w:rPr>
                              <w:strike w:val="1"/>
                              <w:sz w:val="18"/>
                              <w:szCs w:val="18"/>
                              <w:rtl w:val="0"/>
                            </w:rPr>
                            <w:delText xml:space="preserve">eps taken by the Vivli admin on the platform, depe</w:delText>
                          </w:r>
                          <w:commentRangeEnd w:id="38"/>
                          <w:r w:rsidDel="00000000" w:rsidR="00000000" w:rsidRPr="00000000">
                            <w:commentReference w:id="38"/>
                          </w:r>
                          <w:commentRangeEnd w:id="39"/>
                          <w:r w:rsidDel="00000000" w:rsidR="00000000" w:rsidRPr="00000000">
                            <w:commentReference w:id="39"/>
                          </w:r>
                          <w:r w:rsidDel="00000000" w:rsidR="00000000" w:rsidRPr="00000000">
                            <w:rPr>
                              <w:strike w:val="1"/>
                              <w:sz w:val="18"/>
                              <w:szCs w:val="18"/>
                              <w:rtl w:val="0"/>
                            </w:rPr>
                            <w:delText xml:space="preserve">nding on if there are criteria met, additional checks need to be done. In the Studies List. </w:delText>
                          </w:r>
                        </w:del>
                      </w:sdtContent>
                    </w:sdt>
                  </w:p>
                </w:sdtContent>
              </w:sdt>
              <w:sdt>
                <w:sdtPr>
                  <w:id w:val="394717453"/>
                  <w:tag w:val="goog_rdk_648"/>
                </w:sdtPr>
                <w:sdtContent>
                  <w:p w:rsidR="00000000" w:rsidDel="00000000" w:rsidP="00000000" w:rsidRDefault="00000000" w:rsidRPr="00000000" w14:paraId="00000558">
                    <w:pPr>
                      <w:rPr>
                        <w:del w:author="Catherine D'Arcy" w:id="122" w:date="2026-06-09T15:02:04Z"/>
                        <w:strike w:val="1"/>
                        <w:sz w:val="18"/>
                        <w:szCs w:val="18"/>
                      </w:rPr>
                    </w:pPr>
                    <w:sdt>
                      <w:sdtPr>
                        <w:id w:val="-1166203119"/>
                        <w:tag w:val="goog_rdk_647"/>
                      </w:sdtPr>
                      <w:sdtContent>
                        <w:del w:author="Catherine D'Arcy" w:id="122" w:date="2026-06-09T15:02:04Z">
                          <w:r w:rsidDel="00000000" w:rsidR="00000000" w:rsidRPr="00000000">
                            <w:rPr>
                              <w:strike w:val="1"/>
                              <w:sz w:val="18"/>
                              <w:szCs w:val="18"/>
                              <w:rtl w:val="0"/>
                            </w:rPr>
                            <w:delText xml:space="preserve">1. The data request includes academic studies (i.e., the data contributor is not a commercial entity). </w:delText>
                          </w:r>
                        </w:del>
                      </w:sdtContent>
                    </w:sdt>
                  </w:p>
                </w:sdtContent>
              </w:sdt>
              <w:sdt>
                <w:sdtPr>
                  <w:id w:val="1153994105"/>
                  <w:tag w:val="goog_rdk_650"/>
                </w:sdtPr>
                <w:sdtContent>
                  <w:p w:rsidR="00000000" w:rsidDel="00000000" w:rsidP="00000000" w:rsidRDefault="00000000" w:rsidRPr="00000000" w14:paraId="00000559">
                    <w:pPr>
                      <w:rPr>
                        <w:del w:author="Catherine D'Arcy" w:id="122" w:date="2026-06-09T15:02:04Z"/>
                        <w:strike w:val="1"/>
                        <w:sz w:val="18"/>
                        <w:szCs w:val="18"/>
                      </w:rPr>
                    </w:pPr>
                    <w:sdt>
                      <w:sdtPr>
                        <w:id w:val="-1406848756"/>
                        <w:tag w:val="goog_rdk_649"/>
                      </w:sdtPr>
                      <w:sdtContent>
                        <w:del w:author="Catherine D'Arcy" w:id="122" w:date="2026-06-09T15:02:04Z">
                          <w:r w:rsidDel="00000000" w:rsidR="00000000" w:rsidRPr="00000000">
                            <w:rPr>
                              <w:b w:val="1"/>
                              <w:bCs w:val="1"/>
                              <w:strike w:val="1"/>
                              <w:sz w:val="18"/>
                              <w:szCs w:val="18"/>
                              <w:rtl w:val="0"/>
                            </w:rPr>
                            <w:delText xml:space="preserve">Standard Response</w:delText>
                          </w:r>
                          <w:r w:rsidDel="00000000" w:rsidR="00000000" w:rsidRPr="00000000">
                            <w:rPr>
                              <w:strike w:val="1"/>
                              <w:sz w:val="18"/>
                              <w:szCs w:val="18"/>
                              <w:rtl w:val="0"/>
                            </w:rPr>
                            <w:delText xml:space="preserve">: Verify whether the study is academic by reviewing the data contributor and organization information in the platform. </w:delText>
                          </w:r>
                        </w:del>
                      </w:sdtContent>
                    </w:sdt>
                  </w:p>
                </w:sdtContent>
              </w:sdt>
              <w:sdt>
                <w:sdtPr>
                  <w:id w:val="616730498"/>
                  <w:tag w:val="goog_rdk_652"/>
                </w:sdtPr>
                <w:sdtContent>
                  <w:p w:rsidR="00000000" w:rsidDel="00000000" w:rsidP="00000000" w:rsidRDefault="00000000" w:rsidRPr="00000000" w14:paraId="0000055A">
                    <w:pPr>
                      <w:rPr>
                        <w:del w:author="Catherine D'Arcy" w:id="122" w:date="2026-06-09T15:02:04Z"/>
                        <w:strike w:val="1"/>
                        <w:sz w:val="18"/>
                        <w:szCs w:val="18"/>
                      </w:rPr>
                    </w:pPr>
                    <w:sdt>
                      <w:sdtPr>
                        <w:id w:val="1070861998"/>
                        <w:tag w:val="goog_rdk_651"/>
                      </w:sdtPr>
                      <w:sdtContent>
                        <w:del w:author="Catherine D'Arcy" w:id="122" w:date="2026-06-09T15:02:04Z">
                          <w:r w:rsidDel="00000000" w:rsidR="00000000" w:rsidRPr="00000000">
                            <w:rPr>
                              <w:rtl w:val="0"/>
                            </w:rPr>
                          </w:r>
                        </w:del>
                      </w:sdtContent>
                    </w:sdt>
                  </w:p>
                </w:sdtContent>
              </w:sdt>
              <w:sdt>
                <w:sdtPr>
                  <w:id w:val="1975965689"/>
                  <w:tag w:val="goog_rdk_654"/>
                </w:sdtPr>
                <w:sdtContent>
                  <w:p w:rsidR="00000000" w:rsidDel="00000000" w:rsidP="00000000" w:rsidRDefault="00000000" w:rsidRPr="00000000" w14:paraId="0000055B">
                    <w:pPr>
                      <w:rPr>
                        <w:del w:author="Catherine D'Arcy" w:id="122" w:date="2026-06-09T15:02:04Z"/>
                        <w:strike w:val="1"/>
                        <w:sz w:val="18"/>
                        <w:szCs w:val="18"/>
                      </w:rPr>
                    </w:pPr>
                    <w:sdt>
                      <w:sdtPr>
                        <w:id w:val="1508905964"/>
                        <w:tag w:val="goog_rdk_653"/>
                      </w:sdtPr>
                      <w:sdtContent>
                        <w:del w:author="Catherine D'Arcy" w:id="122" w:date="2026-06-09T15:02:04Z">
                          <w:r w:rsidDel="00000000" w:rsidR="00000000" w:rsidRPr="00000000">
                            <w:rPr>
                              <w:strike w:val="1"/>
                              <w:sz w:val="18"/>
                              <w:szCs w:val="18"/>
                              <w:rtl w:val="0"/>
                            </w:rPr>
                            <w:delText xml:space="preserve">2. An academic study contains an embargo date or references an embargo in the study's Additional Information/Additional Notes field. Type: Pre-form Check Response: </w:delText>
                          </w:r>
                        </w:del>
                      </w:sdtContent>
                    </w:sdt>
                  </w:p>
                </w:sdtContent>
              </w:sdt>
              <w:sdt>
                <w:sdtPr>
                  <w:id w:val="-876189316"/>
                  <w:tag w:val="goog_rdk_656"/>
                </w:sdtPr>
                <w:sdtContent>
                  <w:p w:rsidR="00000000" w:rsidDel="00000000" w:rsidP="00000000" w:rsidRDefault="00000000" w:rsidRPr="00000000" w14:paraId="0000055C">
                    <w:pPr>
                      <w:rPr>
                        <w:del w:author="Catherine D'Arcy" w:id="122" w:date="2026-06-09T15:02:04Z"/>
                        <w:strike w:val="1"/>
                        <w:sz w:val="18"/>
                        <w:szCs w:val="18"/>
                      </w:rPr>
                    </w:pPr>
                    <w:sdt>
                      <w:sdtPr>
                        <w:id w:val="623983754"/>
                        <w:tag w:val="goog_rdk_655"/>
                      </w:sdtPr>
                      <w:sdtContent>
                        <w:del w:author="Catherine D'Arcy" w:id="122" w:date="2026-06-09T15:02:04Z">
                          <w:r w:rsidDel="00000000" w:rsidR="00000000" w:rsidRPr="00000000">
                            <w:rPr>
                              <w:strike w:val="1"/>
                              <w:sz w:val="18"/>
                              <w:szCs w:val="18"/>
                              <w:rtl w:val="0"/>
                            </w:rPr>
                            <w:delText xml:space="preserve">Add the embargo information to Internal Notes and route the request to a human reviewer (Sr. Director) for further guidance before processing. </w:delText>
                          </w:r>
                        </w:del>
                      </w:sdtContent>
                    </w:sdt>
                  </w:p>
                </w:sdtContent>
              </w:sdt>
              <w:sdt>
                <w:sdtPr>
                  <w:id w:val="-463666040"/>
                  <w:tag w:val="goog_rdk_658"/>
                </w:sdtPr>
                <w:sdtContent>
                  <w:p w:rsidR="00000000" w:rsidDel="00000000" w:rsidP="00000000" w:rsidRDefault="00000000" w:rsidRPr="00000000" w14:paraId="0000055D">
                    <w:pPr>
                      <w:rPr>
                        <w:del w:author="Catherine D'Arcy" w:id="122" w:date="2026-06-09T15:02:04Z"/>
                        <w:strike w:val="1"/>
                        <w:sz w:val="18"/>
                        <w:szCs w:val="18"/>
                      </w:rPr>
                    </w:pPr>
                    <w:sdt>
                      <w:sdtPr>
                        <w:id w:val="1471351170"/>
                        <w:tag w:val="goog_rdk_657"/>
                      </w:sdtPr>
                      <w:sdtContent>
                        <w:del w:author="Catherine D'Arcy" w:id="122" w:date="2026-06-09T15:02:04Z">
                          <w:r w:rsidDel="00000000" w:rsidR="00000000" w:rsidRPr="00000000">
                            <w:rPr>
                              <w:rtl w:val="0"/>
                            </w:rPr>
                          </w:r>
                        </w:del>
                      </w:sdtContent>
                    </w:sdt>
                  </w:p>
                </w:sdtContent>
              </w:sdt>
              <w:sdt>
                <w:sdtPr>
                  <w:id w:val="-174004498"/>
                  <w:tag w:val="goog_rdk_660"/>
                </w:sdtPr>
                <w:sdtContent>
                  <w:p w:rsidR="00000000" w:rsidDel="00000000" w:rsidP="00000000" w:rsidRDefault="00000000" w:rsidRPr="00000000" w14:paraId="0000055E">
                    <w:pPr>
                      <w:rPr>
                        <w:del w:author="Catherine D'Arcy" w:id="122" w:date="2026-06-09T15:02:04Z"/>
                        <w:strike w:val="1"/>
                        <w:sz w:val="18"/>
                        <w:szCs w:val="18"/>
                      </w:rPr>
                    </w:pPr>
                    <w:sdt>
                      <w:sdtPr>
                        <w:id w:val="-1150047104"/>
                        <w:tag w:val="goog_rdk_659"/>
                      </w:sdtPr>
                      <w:sdtContent>
                        <w:del w:author="Catherine D'Arcy" w:id="122" w:date="2026-06-09T15:02:04Z">
                          <w:r w:rsidDel="00000000" w:rsidR="00000000" w:rsidRPr="00000000">
                            <w:rPr>
                              <w:strike w:val="1"/>
                              <w:sz w:val="18"/>
                              <w:szCs w:val="18"/>
                              <w:rtl w:val="0"/>
                            </w:rPr>
                            <w:delText xml:space="preserve">3. A Johns Hopkins study includes special requirements or there are questions regarding the study requirements.</w:delText>
                          </w:r>
                        </w:del>
                      </w:sdtContent>
                    </w:sdt>
                  </w:p>
                </w:sdtContent>
              </w:sdt>
              <w:sdt>
                <w:sdtPr>
                  <w:id w:val="1986282076"/>
                  <w:tag w:val="goog_rdk_662"/>
                </w:sdtPr>
                <w:sdtContent>
                  <w:p w:rsidR="00000000" w:rsidDel="00000000" w:rsidP="00000000" w:rsidRDefault="00000000" w:rsidRPr="00000000" w14:paraId="0000055F">
                    <w:pPr>
                      <w:rPr>
                        <w:del w:author="Catherine D'Arcy" w:id="122" w:date="2026-06-09T15:02:04Z"/>
                        <w:strike w:val="1"/>
                        <w:sz w:val="18"/>
                        <w:szCs w:val="18"/>
                      </w:rPr>
                    </w:pPr>
                    <w:sdt>
                      <w:sdtPr>
                        <w:id w:val="-11788176"/>
                        <w:tag w:val="goog_rdk_661"/>
                      </w:sdtPr>
                      <w:sdtContent>
                        <w:del w:author="Catherine D'Arcy" w:id="122" w:date="2026-06-09T15:02:04Z">
                          <w:r w:rsidDel="00000000" w:rsidR="00000000" w:rsidRPr="00000000">
                            <w:rPr>
                              <w:strike w:val="1"/>
                              <w:sz w:val="18"/>
                              <w:szCs w:val="18"/>
                              <w:rtl w:val="0"/>
                            </w:rPr>
                            <w:delText xml:space="preserve"> Type: Pre-form Check Response: Route to the COO for review before proceeding. </w:delText>
                          </w:r>
                        </w:del>
                      </w:sdtContent>
                    </w:sdt>
                  </w:p>
                </w:sdtContent>
              </w:sdt>
              <w:sdt>
                <w:sdtPr>
                  <w:id w:val="-1812662933"/>
                  <w:tag w:val="goog_rdk_664"/>
                </w:sdtPr>
                <w:sdtContent>
                  <w:p w:rsidR="00000000" w:rsidDel="00000000" w:rsidP="00000000" w:rsidRDefault="00000000" w:rsidRPr="00000000" w14:paraId="00000560">
                    <w:pPr>
                      <w:rPr>
                        <w:del w:author="Catherine D'Arcy" w:id="122" w:date="2026-06-09T15:02:04Z"/>
                        <w:strike w:val="1"/>
                        <w:sz w:val="18"/>
                        <w:szCs w:val="18"/>
                      </w:rPr>
                    </w:pPr>
                    <w:sdt>
                      <w:sdtPr>
                        <w:id w:val="1721731548"/>
                        <w:tag w:val="goog_rdk_663"/>
                      </w:sdtPr>
                      <w:sdtContent>
                        <w:del w:author="Catherine D'Arcy" w:id="122" w:date="2026-06-09T15:02:04Z">
                          <w:r w:rsidDel="00000000" w:rsidR="00000000" w:rsidRPr="00000000">
                            <w:rPr>
                              <w:rtl w:val="0"/>
                            </w:rPr>
                          </w:r>
                        </w:del>
                      </w:sdtContent>
                    </w:sdt>
                  </w:p>
                </w:sdtContent>
              </w:sdt>
              <w:sdt>
                <w:sdtPr>
                  <w:id w:val="-1284467593"/>
                  <w:tag w:val="goog_rdk_666"/>
                </w:sdtPr>
                <w:sdtContent>
                  <w:p w:rsidR="00000000" w:rsidDel="00000000" w:rsidP="00000000" w:rsidRDefault="00000000" w:rsidRPr="00000000" w14:paraId="00000561">
                    <w:pPr>
                      <w:rPr>
                        <w:del w:author="Catherine D'Arcy" w:id="122" w:date="2026-06-09T15:02:04Z"/>
                        <w:strike w:val="1"/>
                        <w:sz w:val="18"/>
                        <w:szCs w:val="18"/>
                      </w:rPr>
                    </w:pPr>
                    <w:sdt>
                      <w:sdtPr>
                        <w:id w:val="1059008905"/>
                        <w:tag w:val="goog_rdk_665"/>
                      </w:sdtPr>
                      <w:sdtContent>
                        <w:del w:author="Catherine D'Arcy" w:id="122" w:date="2026-06-09T15:02:04Z">
                          <w:r w:rsidDel="00000000" w:rsidR="00000000" w:rsidRPr="00000000">
                            <w:rPr>
                              <w:strike w:val="1"/>
                              <w:sz w:val="18"/>
                              <w:szCs w:val="18"/>
                              <w:rtl w:val="0"/>
                            </w:rPr>
                            <w:delText xml:space="preserve">4. The study's Additional Information field states that Vivli will conduct an accelerated review. </w:delText>
                          </w:r>
                        </w:del>
                      </w:sdtContent>
                    </w:sdt>
                  </w:p>
                </w:sdtContent>
              </w:sdt>
              <w:sdt>
                <w:sdtPr>
                  <w:id w:val="-1458443847"/>
                  <w:tag w:val="goog_rdk_668"/>
                </w:sdtPr>
                <w:sdtContent>
                  <w:p w:rsidR="00000000" w:rsidDel="00000000" w:rsidP="00000000" w:rsidRDefault="00000000" w:rsidRPr="00000000" w14:paraId="00000562">
                    <w:pPr>
                      <w:rPr>
                        <w:del w:author="Catherine D'Arcy" w:id="122" w:date="2026-06-09T15:02:04Z"/>
                        <w:strike w:val="1"/>
                      </w:rPr>
                    </w:pPr>
                    <w:sdt>
                      <w:sdtPr>
                        <w:id w:val="429491425"/>
                        <w:tag w:val="goog_rdk_667"/>
                      </w:sdtPr>
                      <w:sdtContent>
                        <w:del w:author="Catherine D'Arcy" w:id="122" w:date="2026-06-09T15:02:04Z">
                          <w:r w:rsidDel="00000000" w:rsidR="00000000" w:rsidRPr="00000000">
                            <w:rPr>
                              <w:b w:val="1"/>
                              <w:bCs w:val="1"/>
                              <w:strike w:val="1"/>
                              <w:sz w:val="18"/>
                              <w:szCs w:val="18"/>
                              <w:rtl w:val="0"/>
                            </w:rPr>
                            <w:delText xml:space="preserve">Standard Response</w:delText>
                          </w:r>
                          <w:r w:rsidDel="00000000" w:rsidR="00000000" w:rsidRPr="00000000">
                            <w:rPr>
                              <w:strike w:val="1"/>
                              <w:sz w:val="18"/>
                              <w:szCs w:val="18"/>
                              <w:rtl w:val="0"/>
                            </w:rPr>
                            <w:delText xml:space="preserve">: Verify that both Bypass DC Review and Bypass IRP Review settings are enabled. If there is a discrepancy between the accelerated review designation and the study settings, flag it to a Vivli administrator.</w:delText>
                          </w:r>
                          <w:r w:rsidDel="00000000" w:rsidR="00000000" w:rsidRPr="00000000">
                            <w:rPr>
                              <w:rtl w:val="0"/>
                            </w:rPr>
                          </w:r>
                        </w:del>
                      </w:sdtContent>
                    </w:sdt>
                  </w:p>
                </w:sdtContent>
              </w:sdt>
            </w:tc>
          </w:tr>
        </w:sdtContent>
      </w:sdt>
      <w:sdt>
        <w:sdtPr>
          <w:id w:val="1360632733"/>
          <w:tag w:val="goog_rdk_669"/>
        </w:sdtPr>
        <w:sdtContent>
          <w:tr>
            <w:trPr>
              <w:cantSplit w:val="0"/>
              <w:tblHeader w:val="0"/>
              <w:del w:author="Catherine D'Arcy" w:id="122" w:date="2026-06-09T15:02:04Z"/>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1503614634"/>
                  <w:tag w:val="goog_rdk_671"/>
                </w:sdtPr>
                <w:sdtContent>
                  <w:p w:rsidR="00000000" w:rsidDel="00000000" w:rsidP="00000000" w:rsidRDefault="00000000" w:rsidRPr="00000000" w14:paraId="00000563">
                    <w:pPr>
                      <w:rPr>
                        <w:del w:author="Catherine D'Arcy" w:id="122" w:date="2026-06-09T15:02:04Z"/>
                        <w:strike w:val="1"/>
                      </w:rPr>
                    </w:pPr>
                    <w:sdt>
                      <w:sdtPr>
                        <w:id w:val="-407514351"/>
                        <w:tag w:val="goog_rdk_670"/>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1332660133"/>
                  <w:tag w:val="goog_rdk_673"/>
                </w:sdtPr>
                <w:sdtContent>
                  <w:p w:rsidR="00000000" w:rsidDel="00000000" w:rsidP="00000000" w:rsidRDefault="00000000" w:rsidRPr="00000000" w14:paraId="00000564">
                    <w:pPr>
                      <w:rPr>
                        <w:del w:author="Catherine D'Arcy" w:id="122" w:date="2026-06-09T15:02:04Z"/>
                        <w:strike w:val="1"/>
                      </w:rPr>
                    </w:pPr>
                    <w:sdt>
                      <w:sdtPr>
                        <w:id w:val="1373228950"/>
                        <w:tag w:val="goog_rdk_672"/>
                      </w:sdtPr>
                      <w:sdtContent>
                        <w:del w:author="Catherine D'Arcy" w:id="122" w:date="2026-06-09T15:02:04Z">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1639226069"/>
                  <w:tag w:val="goog_rdk_675"/>
                </w:sdtPr>
                <w:sdtContent>
                  <w:p w:rsidR="00000000" w:rsidDel="00000000" w:rsidP="00000000" w:rsidRDefault="00000000" w:rsidRPr="00000000" w14:paraId="00000565">
                    <w:pPr>
                      <w:rPr>
                        <w:del w:author="Catherine D'Arcy" w:id="122" w:date="2026-06-09T15:02:04Z"/>
                        <w:strike w:val="1"/>
                      </w:rPr>
                    </w:pPr>
                    <w:sdt>
                      <w:sdtPr>
                        <w:id w:val="1922682562"/>
                        <w:tag w:val="goog_rdk_674"/>
                      </w:sdtPr>
                      <w:sdtContent>
                        <w:del w:author="Catherine D'Arcy" w:id="122" w:date="2026-06-09T15:02:04Z">
                          <w:r w:rsidDel="00000000" w:rsidR="00000000" w:rsidRPr="00000000">
                            <w:rPr>
                              <w:strike w:val="1"/>
                              <w:sz w:val="18"/>
                              <w:szCs w:val="18"/>
                              <w:rtl w:val="0"/>
                            </w:rPr>
                            <w:delText xml:space="preserve">Is this researcher from an embargoed institution? Search the Internal Notes field for "Embargoed" If so, reach out to COO on next steps communicating to the PI and the Institution</w:delText>
                          </w:r>
                          <w:r w:rsidDel="00000000" w:rsidR="00000000" w:rsidRPr="00000000">
                            <w:rPr>
                              <w:rtl w:val="0"/>
                            </w:rPr>
                          </w:r>
                        </w:del>
                      </w:sdtContent>
                    </w:sdt>
                  </w:p>
                </w:sdtContent>
              </w:sdt>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sdt>
                <w:sdtPr>
                  <w:id w:val="-254973101"/>
                  <w:tag w:val="goog_rdk_678"/>
                </w:sdtPr>
                <w:sdtContent>
                  <w:p w:rsidR="00000000" w:rsidDel="00000000" w:rsidP="00000000" w:rsidRDefault="00000000" w:rsidRPr="00000000" w14:paraId="00000566">
                    <w:pPr>
                      <w:rPr>
                        <w:del w:author="Catherine D'Arcy" w:id="122" w:date="2026-06-09T15:02:04Z"/>
                        <w:strike w:val="1"/>
                        <w:sz w:val="18"/>
                        <w:szCs w:val="18"/>
                      </w:rPr>
                    </w:pPr>
                    <w:sdt>
                      <w:sdtPr>
                        <w:id w:val="-475143294"/>
                        <w:tag w:val="goog_rdk_676"/>
                      </w:sdtPr>
                      <w:sdtContent>
                        <w:del w:author="Catherine D'Arcy" w:id="122" w:date="2026-06-09T15:02:04Z">
                          <w:r w:rsidDel="00000000" w:rsidR="00000000" w:rsidRPr="00000000">
                            <w:rPr>
                              <w:strike w:val="1"/>
                              <w:sz w:val="18"/>
                              <w:szCs w:val="18"/>
                              <w:rtl w:val="0"/>
                            </w:rPr>
                            <w:delText xml:space="preserve">The researcher is affiliated w</w:delText>
                          </w:r>
                        </w:del>
                        <w:sdt>
                          <w:sdtPr>
                            <w:id w:val="700619883"/>
                            <w:tag w:val="goog_rdk_677"/>
                          </w:sdtPr>
                          <w:sdtContent>
                            <w:commentRangeStart w:id="40"/>
                          </w:sdtContent>
                        </w:sdt>
                        <w:del w:author="Catherine D'Arcy" w:id="122" w:date="2026-06-09T15:02:04Z">
                          <w:r w:rsidDel="00000000" w:rsidR="00000000" w:rsidRPr="00000000">
                            <w:rPr>
                              <w:strike w:val="1"/>
                              <w:sz w:val="18"/>
                              <w:szCs w:val="18"/>
                              <w:rtl w:val="0"/>
                            </w:rPr>
                            <w:delText xml:space="preserve">ith</w:delText>
                          </w:r>
                          <w:commentRangeEnd w:id="40"/>
                          <w:r w:rsidDel="00000000" w:rsidR="00000000" w:rsidRPr="00000000">
                            <w:commentReference w:id="40"/>
                          </w:r>
                          <w:r w:rsidDel="00000000" w:rsidR="00000000" w:rsidRPr="00000000">
                            <w:rPr>
                              <w:strike w:val="1"/>
                              <w:sz w:val="18"/>
                              <w:szCs w:val="18"/>
                              <w:rtl w:val="0"/>
                            </w:rPr>
                            <w:delText xml:space="preserve"> an embargoed institution (identified by reviewing the Internal Notes field for "Embargoed").</w:delText>
                          </w:r>
                        </w:del>
                      </w:sdtContent>
                    </w:sdt>
                  </w:p>
                </w:sdtContent>
              </w:sdt>
              <w:sdt>
                <w:sdtPr>
                  <w:id w:val="63711918"/>
                  <w:tag w:val="goog_rdk_680"/>
                </w:sdtPr>
                <w:sdtContent>
                  <w:p w:rsidR="00000000" w:rsidDel="00000000" w:rsidP="00000000" w:rsidRDefault="00000000" w:rsidRPr="00000000" w14:paraId="00000567">
                    <w:pPr>
                      <w:rPr>
                        <w:del w:author="Catherine D'Arcy" w:id="122" w:date="2026-06-09T15:02:04Z"/>
                        <w:strike w:val="1"/>
                      </w:rPr>
                    </w:pPr>
                    <w:sdt>
                      <w:sdtPr>
                        <w:id w:val="530647878"/>
                        <w:tag w:val="goog_rdk_679"/>
                      </w:sdtPr>
                      <w:sdtContent>
                        <w:del w:author="Catherine D'Arcy" w:id="122" w:date="2026-06-09T15:02:04Z">
                          <w:r w:rsidDel="00000000" w:rsidR="00000000" w:rsidRPr="00000000">
                            <w:rPr>
                              <w:strike w:val="1"/>
                              <w:sz w:val="18"/>
                              <w:szCs w:val="18"/>
                              <w:rtl w:val="0"/>
                            </w:rPr>
                            <w:delText xml:space="preserve"> Type: Pre-form Check Response: Route to the COO for guidance on communicating with the Principal Investigator (PI) and the institution.</w:delText>
                          </w:r>
                          <w:r w:rsidDel="00000000" w:rsidR="00000000" w:rsidRPr="00000000">
                            <w:rPr>
                              <w:rtl w:val="0"/>
                            </w:rPr>
                          </w:r>
                        </w:del>
                      </w:sdtContent>
                    </w:sdt>
                  </w:p>
                </w:sdtContent>
              </w:sdt>
            </w:tc>
          </w:tr>
        </w:sdtContent>
      </w:sdt>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6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6A">
            <w:pPr>
              <w:rPr/>
            </w:pPr>
            <w:r w:rsidDel="00000000" w:rsidR="00000000" w:rsidRPr="00000000">
              <w:rPr>
                <w:sz w:val="18"/>
                <w:szCs w:val="18"/>
                <w:rtl w:val="0"/>
              </w:rPr>
              <w:t xml:space="preserve">Does the data requester have &gt;3 data requests currently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6B">
            <w:pPr>
              <w:rPr>
                <w:sz w:val="18"/>
                <w:szCs w:val="18"/>
              </w:rPr>
            </w:pPr>
            <w:r w:rsidDel="00000000" w:rsidR="00000000" w:rsidRPr="00000000">
              <w:rPr>
                <w:sz w:val="18"/>
                <w:szCs w:val="18"/>
                <w:rtl w:val="0"/>
              </w:rPr>
              <w:t xml:space="preserve">The Principal Investigator (PI) has more than three active data requests on the Vivli platform. Active requests are requests whose status is not Archived, Cancelled, or Not Approved, and for which fewer than three requests have reached the manuscript submission stage (as indicated by the Publication Progress field). </w:t>
            </w:r>
          </w:p>
          <w:sdt>
            <w:sdtPr>
              <w:id w:val="-1369938129"/>
              <w:tag w:val="goog_rdk_684"/>
            </w:sdtPr>
            <w:sdtContent>
              <w:p w:rsidR="00000000" w:rsidDel="00000000" w:rsidP="00000000" w:rsidRDefault="00000000" w:rsidRPr="00000000" w14:paraId="0000056C">
                <w:pPr>
                  <w:rPr>
                    <w:ins w:author="Sarah Sweet" w:id="124" w:date="2026-06-09T21:38:54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notice that you currently have xx active requests on the Vivli platform and xx open enquiries for xx studies. Please note, as per 2(c) in the Vivli Policies in Brief document, "teams with 3 or more active requests in the Vivli platform will be placed in an internal queue system. No subsequent requests or enquiries will be prioritized until those active requests move forward to completion (defined as manuscript in review stage). Once an active request has a publication in the manuscript review stage, additional enquiries about data and a subsequent request will advance in the internal queue and will be actively moved forward". Please review the Vivli policy about active requests and active enquiries linked here: </w:t>
                </w:r>
                <w:sdt>
                  <w:sdtPr>
                    <w:id w:val="224383854"/>
                    <w:tag w:val="goog_rdk_681"/>
                  </w:sdtPr>
                  <w:sdtContent>
                    <w:del w:author="Sarah Sweet" w:id="123" w:date="2026-06-09T21:38:55Z">
                      <w:r w:rsidDel="00000000" w:rsidR="00000000" w:rsidRPr="00000000">
                        <w:rPr>
                          <w:sz w:val="18"/>
                          <w:szCs w:val="18"/>
                          <w:rtl w:val="0"/>
                        </w:rPr>
                        <w:delText xml:space="preserve">https://vivli.org/wp-content/uploads/2022/10/2022_10_28-Vivli-Policies-in-Brief.pdf</w:delText>
                      </w:r>
                    </w:del>
                  </w:sdtContent>
                </w:sdt>
                <w:sdt>
                  <w:sdtPr>
                    <w:id w:val="884308056"/>
                    <w:tag w:val="goog_rdk_682"/>
                  </w:sdtPr>
                  <w:sdtContent>
                    <w:ins w:author="Sarah Sweet" w:id="123" w:date="2026-06-09T21:38:55Z">
                      <w:r w:rsidDel="00000000" w:rsidR="00000000" w:rsidRPr="00000000">
                        <w:fldChar w:fldCharType="begin"/>
                        <w:instrText xml:space="preserve"> HYPERLINK "https://vivli.org/wp-content/uploads/2022/10/2022_10_28-Vivli-Policies-in-Brief.pdf" </w:instrText>
                        <w:fldChar w:fldCharType="separate"/>
                      </w:r>
                      <w:r w:rsidDel="00000000" w:rsidR="00000000" w:rsidRPr="00000000">
                        <w:rPr>
                          <w:color w:val="1155cc"/>
                          <w:sz w:val="18"/>
                          <w:szCs w:val="18"/>
                          <w:u w:val="single"/>
                          <w:rtl w:val="0"/>
                        </w:rPr>
                        <w:t xml:space="preserve">https://vivli.org/wp-content/uploads/2022/10/2022_10_28-Vivli-Policies-in-Brief.pdf</w:t>
                      </w:r>
                      <w:r w:rsidDel="00000000" w:rsidR="00000000" w:rsidRPr="00000000">
                        <w:fldChar w:fldCharType="end"/>
                      </w:r>
                    </w:ins>
                  </w:sdtContent>
                </w:sdt>
                <w:sdt>
                  <w:sdtPr>
                    <w:id w:val="-892255487"/>
                    <w:tag w:val="goog_rdk_683"/>
                  </w:sdtPr>
                  <w:sdtContent>
                    <w:ins w:author="Sarah Sweet" w:id="124" w:date="2026-06-09T21:38:54Z">
                      <w:r w:rsidDel="00000000" w:rsidR="00000000" w:rsidRPr="00000000">
                        <w:rPr>
                          <w:rtl w:val="0"/>
                        </w:rPr>
                      </w:r>
                    </w:ins>
                  </w:sdtContent>
                </w:sdt>
              </w:p>
            </w:sdtContent>
          </w:sdt>
          <w:sdt>
            <w:sdtPr>
              <w:id w:val="-340749636"/>
              <w:tag w:val="goog_rdk_687"/>
            </w:sdtPr>
            <w:sdtContent>
              <w:p w:rsidR="00000000" w:rsidDel="00000000" w:rsidP="00000000" w:rsidRDefault="00000000" w:rsidRPr="00000000" w14:paraId="0000056D">
                <w:pPr>
                  <w:rPr>
                    <w:ins w:author="Sarah Sweet" w:id="124" w:date="2026-06-09T21:38:54Z"/>
                    <w:color w:val="1155cc"/>
                    <w:sz w:val="18"/>
                    <w:szCs w:val="18"/>
                    <w:u w:val="single"/>
                    <w:rPrChange w:author="Sarah Sweet" w:id="125" w:date="2026-06-09T21:38:54Z">
                      <w:rPr>
                        <w:sz w:val="18"/>
                        <w:szCs w:val="18"/>
                      </w:rPr>
                    </w:rPrChange>
                  </w:rPr>
                </w:pPr>
                <w:sdt>
                  <w:sdtPr>
                    <w:id w:val="276482002"/>
                    <w:tag w:val="goog_rdk_685"/>
                  </w:sdtPr>
                  <w:sdtContent>
                    <w:ins w:author="Sarah Sweet" w:id="124" w:date="2026-06-09T21:38:54Z"/>
                    <w:sdt>
                      <w:sdtPr>
                        <w:id w:val="-681794485"/>
                        <w:tag w:val="goog_rdk_686"/>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521932485"/>
              <w:tag w:val="goog_rdk_690"/>
            </w:sdtPr>
            <w:sdtContent>
              <w:p w:rsidR="00000000" w:rsidDel="00000000" w:rsidP="00000000" w:rsidRDefault="00000000" w:rsidRPr="00000000" w14:paraId="0000056E">
                <w:pPr>
                  <w:rPr>
                    <w:ins w:author="Sarah Sweet" w:id="124" w:date="2026-06-09T21:38:54Z"/>
                    <w:color w:val="1155cc"/>
                    <w:sz w:val="18"/>
                    <w:szCs w:val="18"/>
                    <w:u w:val="single"/>
                    <w:rPrChange w:author="Sarah Sweet" w:id="125" w:date="2026-06-09T21:38:54Z">
                      <w:rPr>
                        <w:sz w:val="18"/>
                        <w:szCs w:val="18"/>
                      </w:rPr>
                    </w:rPrChange>
                  </w:rPr>
                </w:pPr>
                <w:sdt>
                  <w:sdtPr>
                    <w:id w:val="769160096"/>
                    <w:tag w:val="goog_rdk_688"/>
                  </w:sdtPr>
                  <w:sdtContent>
                    <w:ins w:author="Sarah Sweet" w:id="124" w:date="2026-06-09T21:38:54Z"/>
                    <w:sdt>
                      <w:sdtPr>
                        <w:id w:val="-1091180206"/>
                        <w:tag w:val="goog_rdk_689"/>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2090791800"/>
              <w:tag w:val="goog_rdk_693"/>
            </w:sdtPr>
            <w:sdtContent>
              <w:p w:rsidR="00000000" w:rsidDel="00000000" w:rsidP="00000000" w:rsidRDefault="00000000" w:rsidRPr="00000000" w14:paraId="0000056F">
                <w:pPr>
                  <w:rPr>
                    <w:ins w:author="Sarah Sweet" w:id="124" w:date="2026-06-09T21:38:54Z"/>
                    <w:color w:val="1155cc"/>
                    <w:sz w:val="18"/>
                    <w:szCs w:val="18"/>
                    <w:u w:val="single"/>
                    <w:rPrChange w:author="Sarah Sweet" w:id="125" w:date="2026-06-09T21:38:54Z">
                      <w:rPr>
                        <w:sz w:val="18"/>
                        <w:szCs w:val="18"/>
                      </w:rPr>
                    </w:rPrChange>
                  </w:rPr>
                </w:pPr>
                <w:sdt>
                  <w:sdtPr>
                    <w:id w:val="-1416425196"/>
                    <w:tag w:val="goog_rdk_691"/>
                  </w:sdtPr>
                  <w:sdtContent>
                    <w:ins w:author="Sarah Sweet" w:id="124" w:date="2026-06-09T21:38:54Z"/>
                    <w:sdt>
                      <w:sdtPr>
                        <w:id w:val="1573134780"/>
                        <w:tag w:val="goog_rdk_692"/>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378328437"/>
              <w:tag w:val="goog_rdk_696"/>
            </w:sdtPr>
            <w:sdtContent>
              <w:p w:rsidR="00000000" w:rsidDel="00000000" w:rsidP="00000000" w:rsidRDefault="00000000" w:rsidRPr="00000000" w14:paraId="00000570">
                <w:pPr>
                  <w:rPr>
                    <w:ins w:author="Sarah Sweet" w:id="124" w:date="2026-06-09T21:38:54Z"/>
                    <w:color w:val="1155cc"/>
                    <w:sz w:val="18"/>
                    <w:szCs w:val="18"/>
                    <w:u w:val="single"/>
                    <w:rPrChange w:author="Sarah Sweet" w:id="125" w:date="2026-06-09T21:38:54Z">
                      <w:rPr>
                        <w:sz w:val="18"/>
                        <w:szCs w:val="18"/>
                      </w:rPr>
                    </w:rPrChange>
                  </w:rPr>
                </w:pPr>
                <w:sdt>
                  <w:sdtPr>
                    <w:id w:val="-729887386"/>
                    <w:tag w:val="goog_rdk_694"/>
                  </w:sdtPr>
                  <w:sdtContent>
                    <w:ins w:author="Sarah Sweet" w:id="124" w:date="2026-06-09T21:38:54Z"/>
                    <w:sdt>
                      <w:sdtPr>
                        <w:id w:val="-886266988"/>
                        <w:tag w:val="goog_rdk_695"/>
                      </w:sdtPr>
                      <w:sdtContent>
                        <w:ins w:author="Sarah Sweet" w:id="124" w:date="2026-06-09T21:38:54Z">
                          <w:r w:rsidDel="00000000" w:rsidR="00000000" w:rsidRPr="00000000">
                            <w:rPr>
                              <w:color w:val="1155cc"/>
                              <w:sz w:val="18"/>
                              <w:szCs w:val="18"/>
                              <w:u w:val="single"/>
                              <w:rtl w:val="0"/>
                              <w:rPrChange w:author="Sarah Sweet" w:id="125" w:date="2026-06-09T21:38:54Z">
                                <w:rPr>
                                  <w:sz w:val="18"/>
                                  <w:szCs w:val="18"/>
                                </w:rPr>
                              </w:rPrChange>
                            </w:rPr>
                            <w:t xml:space="preserve">https://app.getguru.com/card/iMdpXo4T/PI-has-3-active-requests </w:t>
                          </w:r>
                        </w:ins>
                      </w:sdtContent>
                    </w:sdt>
                    <w:ins w:author="Sarah Sweet" w:id="124" w:date="2026-06-09T21:38:54Z"/>
                  </w:sdtContent>
                </w:sdt>
              </w:p>
            </w:sdtContent>
          </w:sdt>
          <w:sdt>
            <w:sdtPr>
              <w:id w:val="-956886248"/>
              <w:tag w:val="goog_rdk_699"/>
            </w:sdtPr>
            <w:sdtContent>
              <w:p w:rsidR="00000000" w:rsidDel="00000000" w:rsidP="00000000" w:rsidRDefault="00000000" w:rsidRPr="00000000" w14:paraId="00000571">
                <w:pPr>
                  <w:rPr>
                    <w:ins w:author="Sarah Sweet" w:id="124" w:date="2026-06-09T21:38:54Z"/>
                    <w:color w:val="1155cc"/>
                    <w:sz w:val="18"/>
                    <w:szCs w:val="18"/>
                    <w:u w:val="single"/>
                    <w:rPrChange w:author="Sarah Sweet" w:id="125" w:date="2026-06-09T21:38:54Z">
                      <w:rPr>
                        <w:sz w:val="18"/>
                        <w:szCs w:val="18"/>
                      </w:rPr>
                    </w:rPrChange>
                  </w:rPr>
                </w:pPr>
                <w:sdt>
                  <w:sdtPr>
                    <w:id w:val="141952727"/>
                    <w:tag w:val="goog_rdk_697"/>
                  </w:sdtPr>
                  <w:sdtContent>
                    <w:ins w:author="Sarah Sweet" w:id="124" w:date="2026-06-09T21:38:54Z"/>
                    <w:sdt>
                      <w:sdtPr>
                        <w:id w:val="1938402859"/>
                        <w:tag w:val="goog_rdk_698"/>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195685652"/>
              <w:tag w:val="goog_rdk_702"/>
            </w:sdtPr>
            <w:sdtContent>
              <w:p w:rsidR="00000000" w:rsidDel="00000000" w:rsidP="00000000" w:rsidRDefault="00000000" w:rsidRPr="00000000" w14:paraId="00000572">
                <w:pPr>
                  <w:rPr>
                    <w:ins w:author="Sarah Sweet" w:id="124" w:date="2026-06-09T21:38:54Z"/>
                    <w:color w:val="1155cc"/>
                    <w:sz w:val="18"/>
                    <w:szCs w:val="18"/>
                    <w:u w:val="single"/>
                    <w:rPrChange w:author="Sarah Sweet" w:id="125" w:date="2026-06-09T21:38:54Z">
                      <w:rPr>
                        <w:sz w:val="18"/>
                        <w:szCs w:val="18"/>
                      </w:rPr>
                    </w:rPrChange>
                  </w:rPr>
                </w:pPr>
                <w:sdt>
                  <w:sdtPr>
                    <w:id w:val="-1182868755"/>
                    <w:tag w:val="goog_rdk_700"/>
                  </w:sdtPr>
                  <w:sdtContent>
                    <w:ins w:author="Sarah Sweet" w:id="124" w:date="2026-06-09T21:38:54Z"/>
                    <w:sdt>
                      <w:sdtPr>
                        <w:id w:val="-735912859"/>
                        <w:tag w:val="goog_rdk_701"/>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373132877"/>
              <w:tag w:val="goog_rdk_705"/>
            </w:sdtPr>
            <w:sdtContent>
              <w:p w:rsidR="00000000" w:rsidDel="00000000" w:rsidP="00000000" w:rsidRDefault="00000000" w:rsidRPr="00000000" w14:paraId="00000573">
                <w:pPr>
                  <w:rPr>
                    <w:ins w:author="Sarah Sweet" w:id="124" w:date="2026-06-09T21:38:54Z"/>
                    <w:color w:val="1155cc"/>
                    <w:sz w:val="18"/>
                    <w:szCs w:val="18"/>
                    <w:u w:val="single"/>
                    <w:rPrChange w:author="Sarah Sweet" w:id="125" w:date="2026-06-09T21:38:54Z">
                      <w:rPr>
                        <w:sz w:val="18"/>
                        <w:szCs w:val="18"/>
                      </w:rPr>
                    </w:rPrChange>
                  </w:rPr>
                </w:pPr>
                <w:sdt>
                  <w:sdtPr>
                    <w:id w:val="2040792475"/>
                    <w:tag w:val="goog_rdk_703"/>
                  </w:sdtPr>
                  <w:sdtContent>
                    <w:ins w:author="Sarah Sweet" w:id="124" w:date="2026-06-09T21:38:54Z"/>
                    <w:sdt>
                      <w:sdtPr>
                        <w:id w:val="298936288"/>
                        <w:tag w:val="goog_rdk_704"/>
                      </w:sdtPr>
                      <w:sdtContent>
                        <w:ins w:author="Sarah Sweet" w:id="124" w:date="2026-06-09T21:38:54Z">
                          <w:r w:rsidDel="00000000" w:rsidR="00000000" w:rsidRPr="00000000">
                            <w:rPr>
                              <w:rtl w:val="0"/>
                            </w:rPr>
                          </w:r>
                        </w:ins>
                      </w:sdtContent>
                    </w:sdt>
                    <w:ins w:author="Sarah Sweet" w:id="124" w:date="2026-06-09T21:38:54Z"/>
                  </w:sdtContent>
                </w:sdt>
              </w:p>
            </w:sdtContent>
          </w:sdt>
          <w:sdt>
            <w:sdtPr>
              <w:id w:val="-2047198658"/>
              <w:tag w:val="goog_rdk_707"/>
            </w:sdtPr>
            <w:sdtContent>
              <w:p w:rsidR="00000000" w:rsidDel="00000000" w:rsidP="00000000" w:rsidRDefault="00000000" w:rsidRPr="00000000" w14:paraId="00000574">
                <w:pPr>
                  <w:rPr>
                    <w:sz w:val="18"/>
                    <w:szCs w:val="18"/>
                    <w:rPrChange w:author="Sarah Sweet" w:id="125" w:date="2026-06-09T21:38:54Z">
                      <w:rPr/>
                    </w:rPrChange>
                  </w:rPr>
                </w:pPr>
                <w:sdt>
                  <w:sdtPr>
                    <w:id w:val="513478571"/>
                    <w:tag w:val="goog_rdk_706"/>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7">
            <w:pPr>
              <w:rPr>
                <w:strike w:val="1"/>
              </w:rPr>
            </w:pPr>
            <w:r w:rsidDel="00000000" w:rsidR="00000000" w:rsidRPr="00000000">
              <w:rPr>
                <w:strike w:val="1"/>
                <w:sz w:val="18"/>
                <w:szCs w:val="18"/>
                <w:rtl w:val="0"/>
              </w:rPr>
              <w:t xml:space="preserve">Is this a collaboration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8">
            <w:pPr>
              <w:rPr>
                <w:strike w:val="1"/>
              </w:rPr>
            </w:pPr>
            <w:r w:rsidDel="00000000" w:rsidR="00000000" w:rsidRPr="00000000">
              <w:rPr>
                <w:strike w:val="1"/>
                <w:sz w:val="18"/>
                <w:szCs w:val="18"/>
                <w:rtl w:val="0"/>
              </w:rPr>
              <w:t xml:space="preserve">The request refers to col</w:t>
            </w:r>
            <w:sdt>
              <w:sdtPr>
                <w:id w:val="1426067111"/>
                <w:tag w:val="goog_rdk_708"/>
              </w:sdtPr>
              <w:sdtContent>
                <w:commentRangeStart w:id="41"/>
              </w:sdtContent>
            </w:sdt>
            <w:r w:rsidDel="00000000" w:rsidR="00000000" w:rsidRPr="00000000">
              <w:rPr>
                <w:strike w:val="1"/>
                <w:sz w:val="18"/>
                <w:szCs w:val="18"/>
                <w:rtl w:val="0"/>
              </w:rPr>
              <w:t xml:space="preserve">labora</w:t>
            </w:r>
            <w:commentRangeEnd w:id="41"/>
            <w:r w:rsidDel="00000000" w:rsidR="00000000" w:rsidRPr="00000000">
              <w:commentReference w:id="41"/>
            </w:r>
            <w:r w:rsidDel="00000000" w:rsidR="00000000" w:rsidRPr="00000000">
              <w:rPr>
                <w:strike w:val="1"/>
                <w:sz w:val="18"/>
                <w:szCs w:val="18"/>
                <w:rtl w:val="0"/>
              </w:rPr>
              <w:t xml:space="preserve">tion, collaborating, or a collaboration request. Type: Pre-form Check Response: Route to a human reviewer for collaboration request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7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7B">
            <w:pPr>
              <w:rPr>
                <w:strike w:val="1"/>
              </w:rPr>
            </w:pPr>
            <w:r w:rsidDel="00000000" w:rsidR="00000000" w:rsidRPr="00000000">
              <w:rPr>
                <w:strike w:val="1"/>
                <w:sz w:val="18"/>
                <w:szCs w:val="18"/>
                <w:rtl w:val="0"/>
              </w:rPr>
              <w:t xml:space="preserve">Is this a summary-level or document-only data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7C">
            <w:pPr>
              <w:rPr>
                <w:strike w:val="1"/>
              </w:rPr>
            </w:pPr>
            <w:r w:rsidDel="00000000" w:rsidR="00000000" w:rsidRPr="00000000">
              <w:rPr>
                <w:strike w:val="1"/>
                <w:sz w:val="18"/>
                <w:szCs w:val="18"/>
                <w:rtl w:val="0"/>
              </w:rPr>
              <w:t xml:space="preserve">The request is for </w:t>
            </w:r>
            <w:sdt>
              <w:sdtPr>
                <w:id w:val="-987285748"/>
                <w:tag w:val="goog_rdk_709"/>
              </w:sdtPr>
              <w:sdtContent>
                <w:commentRangeStart w:id="42"/>
              </w:sdtContent>
            </w:sdt>
            <w:r w:rsidDel="00000000" w:rsidR="00000000" w:rsidRPr="00000000">
              <w:rPr>
                <w:strike w:val="1"/>
                <w:sz w:val="18"/>
                <w:szCs w:val="18"/>
                <w:rtl w:val="0"/>
              </w:rPr>
              <w:t xml:space="preserve">summary</w:t>
            </w:r>
            <w:commentRangeEnd w:id="42"/>
            <w:r w:rsidDel="00000000" w:rsidR="00000000" w:rsidRPr="00000000">
              <w:commentReference w:id="42"/>
            </w:r>
            <w:r w:rsidDel="00000000" w:rsidR="00000000" w:rsidRPr="00000000">
              <w:rPr>
                <w:strike w:val="1"/>
                <w:sz w:val="18"/>
                <w:szCs w:val="18"/>
                <w:rtl w:val="0"/>
              </w:rPr>
              <w:t xml:space="preserve">-level data or documents only. This may be identified through the Purpose of Analysis field or by references indicating that only summary-level data or documents (e.g., clinical study reports) are requested. Type: Pre-form Check Response: Route to a human reviewer for summary-level data or document-only request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7F">
            <w:pPr>
              <w:rPr/>
            </w:pPr>
            <w:r w:rsidDel="00000000" w:rsidR="00000000" w:rsidRPr="00000000">
              <w:rPr>
                <w:sz w:val="18"/>
                <w:szCs w:val="18"/>
                <w:rtl w:val="0"/>
              </w:rPr>
              <w:t xml:space="preserve">Does the Research team have an active Vivli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80">
            <w:pPr>
              <w:rPr>
                <w:sz w:val="18"/>
                <w:szCs w:val="18"/>
              </w:rPr>
            </w:pPr>
            <w:sdt>
              <w:sdtPr>
                <w:id w:val="1757925472"/>
                <w:tag w:val="goog_rdk_711"/>
              </w:sdtPr>
              <w:sdtContent>
                <w:del w:author="Sarah Sweet" w:id="126" w:date="2026-06-09T21:42:20Z"/>
                <w:sdt>
                  <w:sdtPr>
                    <w:id w:val="-1122726525"/>
                    <w:tag w:val="goog_rdk_712"/>
                  </w:sdtPr>
                  <w:sdtContent>
                    <w:commentRangeStart w:id="43"/>
                  </w:sdtContent>
                </w:sdt>
                <w:del w:author="Sarah Sweet" w:id="126" w:date="2026-06-09T21:42:20Z">
                  <w:sdt>
                    <w:sdtPr>
                      <w:id w:val="-1754405341"/>
                      <w:tag w:val="goog_rdk_713"/>
                    </w:sdtPr>
                    <w:sdtContent>
                      <w:r w:rsidDel="00000000" w:rsidR="00000000" w:rsidRPr="00000000">
                        <w:rPr>
                          <w:sz w:val="18"/>
                          <w:szCs w:val="18"/>
                          <w:rtl w:val="0"/>
                          <w:rPrChange w:author="Sarah Sweet" w:id="127" w:date="2026-06-09T21:42:20Z">
                            <w:rPr>
                              <w:sz w:val="18"/>
                              <w:szCs w:val="18"/>
                            </w:rPr>
                          </w:rPrChange>
                        </w:rPr>
                        <w:delText xml:space="preserve">For team members with an account, check in the research team tab that they are activated to access the data request – if not, enable access</w:delText>
                      </w:r>
                    </w:sdtContent>
                  </w:sdt>
                </w:del>
              </w:sdtContent>
            </w:sdt>
            <w:commentRangeEnd w:id="43"/>
            <w:r w:rsidDel="00000000" w:rsidR="00000000" w:rsidRPr="00000000">
              <w:commentReference w:id="43"/>
            </w:r>
            <w:r w:rsidDel="00000000" w:rsidR="00000000" w:rsidRPr="00000000">
              <w:rPr>
                <w:sz w:val="18"/>
                <w:szCs w:val="18"/>
                <w:rtl w:val="0"/>
              </w:rPr>
              <w:t xml:space="preserve"> Check that the PI has an activated account. </w:t>
            </w:r>
          </w:p>
          <w:p w:rsidR="00000000" w:rsidDel="00000000" w:rsidP="00000000" w:rsidRDefault="00000000" w:rsidRPr="00000000" w14:paraId="00000581">
            <w:pPr>
              <w:rPr>
                <w:sz w:val="18"/>
                <w:szCs w:val="18"/>
              </w:rPr>
            </w:pPr>
            <w:r w:rsidDel="00000000" w:rsidR="00000000" w:rsidRPr="00000000">
              <w:rPr>
                <w:sz w:val="18"/>
                <w:szCs w:val="18"/>
                <w:rtl w:val="0"/>
              </w:rPr>
              <w:t xml:space="preserve">If the PI doesn't have an account, ask that they create one </w:t>
            </w:r>
          </w:p>
          <w:sdt>
            <w:sdtPr>
              <w:id w:val="653811368"/>
              <w:tag w:val="goog_rdk_715"/>
            </w:sdtPr>
            <w:sdtContent>
              <w:p w:rsidR="00000000" w:rsidDel="00000000" w:rsidP="00000000" w:rsidRDefault="00000000" w:rsidRPr="00000000" w14:paraId="00000582">
                <w:pPr>
                  <w:rPr>
                    <w:ins w:author="Sarah Sweet" w:id="128" w:date="2026-06-09T21:02:24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The Lead Researcher must have access to this data request. Please ask Dr. x to create a Vivli account using the email address in this data request.</w:t>
                </w:r>
                <w:sdt>
                  <w:sdtPr>
                    <w:id w:val="1388128147"/>
                    <w:tag w:val="goog_rdk_714"/>
                  </w:sdtPr>
                  <w:sdtContent>
                    <w:ins w:author="Sarah Sweet" w:id="128" w:date="2026-06-09T21:02:24Z">
                      <w:r w:rsidDel="00000000" w:rsidR="00000000" w:rsidRPr="00000000">
                        <w:rPr>
                          <w:rtl w:val="0"/>
                        </w:rPr>
                      </w:r>
                    </w:ins>
                  </w:sdtContent>
                </w:sdt>
              </w:p>
            </w:sdtContent>
          </w:sdt>
          <w:sdt>
            <w:sdtPr>
              <w:id w:val="-1417601795"/>
              <w:tag w:val="goog_rdk_717"/>
            </w:sdtPr>
            <w:sdtContent>
              <w:p w:rsidR="00000000" w:rsidDel="00000000" w:rsidP="00000000" w:rsidRDefault="00000000" w:rsidRPr="00000000" w14:paraId="00000583">
                <w:pPr>
                  <w:rPr>
                    <w:ins w:author="Sarah Sweet" w:id="128" w:date="2026-06-09T21:02:24Z"/>
                    <w:sz w:val="18"/>
                    <w:szCs w:val="18"/>
                  </w:rPr>
                </w:pPr>
                <w:sdt>
                  <w:sdtPr>
                    <w:id w:val="418878524"/>
                    <w:tag w:val="goog_rdk_716"/>
                  </w:sdtPr>
                  <w:sdtContent>
                    <w:ins w:author="Sarah Sweet" w:id="128" w:date="2026-06-09T21:02:24Z">
                      <w:r w:rsidDel="00000000" w:rsidR="00000000" w:rsidRPr="00000000">
                        <w:rPr>
                          <w:rtl w:val="0"/>
                        </w:rPr>
                      </w:r>
                    </w:ins>
                  </w:sdtContent>
                </w:sdt>
              </w:p>
            </w:sdtContent>
          </w:sdt>
          <w:sdt>
            <w:sdtPr>
              <w:id w:val="489423864"/>
              <w:tag w:val="goog_rdk_720"/>
            </w:sdtPr>
            <w:sdtContent>
              <w:p w:rsidR="00000000" w:rsidDel="00000000" w:rsidP="00000000" w:rsidRDefault="00000000" w:rsidRPr="00000000" w14:paraId="00000584">
                <w:pPr>
                  <w:rPr>
                    <w:ins w:author="Sarah Sweet" w:id="128" w:date="2026-06-09T21:02:24Z"/>
                    <w:sz w:val="18"/>
                    <w:szCs w:val="18"/>
                    <w:rPrChange w:author="Sarah Sweet" w:id="129" w:date="2026-06-09T21:02:24Z">
                      <w:rPr>
                        <w:sz w:val="18"/>
                        <w:szCs w:val="18"/>
                      </w:rPr>
                    </w:rPrChange>
                  </w:rPr>
                </w:pPr>
                <w:sdt>
                  <w:sdtPr>
                    <w:id w:val="1264776044"/>
                    <w:tag w:val="goog_rdk_718"/>
                  </w:sdtPr>
                  <w:sdtContent>
                    <w:ins w:author="Sarah Sweet" w:id="128" w:date="2026-06-09T21:02:24Z">
                      <w:r w:rsidDel="00000000" w:rsidR="00000000" w:rsidRPr="00000000">
                        <w:fldChar w:fldCharType="begin"/>
                      </w:r>
                      <w:r w:rsidDel="00000000" w:rsidR="00000000" w:rsidRPr="00000000">
                        <w:instrText xml:space="preserve">HYPERLINK "https://app.getguru.com/card/c69o5bbi/PI-does-not-have-a-Vivli-account"</w:instrText>
                      </w:r>
                      <w:r w:rsidDel="00000000" w:rsidR="00000000" w:rsidRPr="00000000">
                        <w:fldChar w:fldCharType="separate"/>
                      </w:r>
                      <w:r w:rsidDel="00000000" w:rsidR="00000000" w:rsidRPr="00000000">
                        <w:rPr>
                          <w:color w:val="1155cc"/>
                          <w:sz w:val="18"/>
                          <w:szCs w:val="18"/>
                          <w:u w:val="single"/>
                          <w:rtl w:val="0"/>
                        </w:rPr>
                        <w:t xml:space="preserve">https://app.getguru.com/card/c69o5bbi/PI-does-not-have-a-Vivli-account</w:t>
                      </w:r>
                      <w:r w:rsidDel="00000000" w:rsidR="00000000" w:rsidRPr="00000000">
                        <w:fldChar w:fldCharType="end"/>
                      </w:r>
                    </w:ins>
                    <w:sdt>
                      <w:sdtPr>
                        <w:id w:val="1045294707"/>
                        <w:tag w:val="goog_rdk_719"/>
                      </w:sdtPr>
                      <w:sdtContent>
                        <w:ins w:author="Sarah Sweet" w:id="128" w:date="2026-06-09T21:02:24Z">
                          <w:r w:rsidDel="00000000" w:rsidR="00000000" w:rsidRPr="00000000">
                            <w:rPr>
                              <w:rtl w:val="0"/>
                            </w:rPr>
                          </w:r>
                        </w:ins>
                      </w:sdtContent>
                    </w:sdt>
                    <w:ins w:author="Sarah Sweet" w:id="128" w:date="2026-06-09T21:02:24Z"/>
                  </w:sdtContent>
                </w:sdt>
              </w:p>
            </w:sdtContent>
          </w:sdt>
          <w:sdt>
            <w:sdtPr>
              <w:id w:val="-54891851"/>
              <w:tag w:val="goog_rdk_722"/>
            </w:sdtPr>
            <w:sdtContent>
              <w:p w:rsidR="00000000" w:rsidDel="00000000" w:rsidP="00000000" w:rsidRDefault="00000000" w:rsidRPr="00000000" w14:paraId="00000585">
                <w:pPr>
                  <w:rPr>
                    <w:ins w:author="Sarah Sweet" w:id="128" w:date="2026-06-09T21:02:24Z"/>
                    <w:sz w:val="18"/>
                    <w:szCs w:val="18"/>
                  </w:rPr>
                </w:pPr>
                <w:sdt>
                  <w:sdtPr>
                    <w:id w:val="-43534056"/>
                    <w:tag w:val="goog_rdk_721"/>
                  </w:sdtPr>
                  <w:sdtContent>
                    <w:ins w:author="Sarah Sweet" w:id="128" w:date="2026-06-09T21:02:24Z">
                      <w:r w:rsidDel="00000000" w:rsidR="00000000" w:rsidRPr="00000000">
                        <w:rPr>
                          <w:rtl w:val="0"/>
                        </w:rPr>
                      </w:r>
                    </w:ins>
                  </w:sdtContent>
                </w:sdt>
              </w:p>
            </w:sdtContent>
          </w:sdt>
          <w:sdt>
            <w:sdtPr>
              <w:id w:val="-1697185777"/>
              <w:tag w:val="goog_rdk_724"/>
            </w:sdtPr>
            <w:sdtContent>
              <w:p w:rsidR="00000000" w:rsidDel="00000000" w:rsidP="00000000" w:rsidRDefault="00000000" w:rsidRPr="00000000" w14:paraId="00000586">
                <w:pPr>
                  <w:rPr>
                    <w:ins w:author="Sarah Sweet" w:id="128" w:date="2026-06-09T21:02:24Z"/>
                    <w:sz w:val="18"/>
                    <w:szCs w:val="18"/>
                  </w:rPr>
                </w:pPr>
                <w:sdt>
                  <w:sdtPr>
                    <w:id w:val="-766737053"/>
                    <w:tag w:val="goog_rdk_723"/>
                  </w:sdtPr>
                  <w:sdtContent>
                    <w:ins w:author="Sarah Sweet" w:id="128" w:date="2026-06-09T21:02:24Z">
                      <w:r w:rsidDel="00000000" w:rsidR="00000000" w:rsidRPr="00000000">
                        <w:rPr>
                          <w:rtl w:val="0"/>
                        </w:rPr>
                      </w:r>
                    </w:ins>
                  </w:sdtContent>
                </w:sdt>
              </w:p>
            </w:sdtContent>
          </w:sdt>
          <w:sdt>
            <w:sdtPr>
              <w:id w:val="1401074731"/>
              <w:tag w:val="goog_rdk_726"/>
            </w:sdtPr>
            <w:sdtContent>
              <w:p w:rsidR="00000000" w:rsidDel="00000000" w:rsidP="00000000" w:rsidRDefault="00000000" w:rsidRPr="00000000" w14:paraId="00000587">
                <w:pPr>
                  <w:rPr>
                    <w:sz w:val="18"/>
                    <w:szCs w:val="18"/>
                    <w:rPrChange w:author="Sarah Sweet" w:id="129" w:date="2026-06-09T21:02:24Z">
                      <w:rPr/>
                    </w:rPrChange>
                  </w:rPr>
                </w:pPr>
                <w:sdt>
                  <w:sdtPr>
                    <w:id w:val="-1062256119"/>
                    <w:tag w:val="goog_rdk_725"/>
                  </w:sdtPr>
                  <w:sdtContent>
                    <w:r w:rsidDel="00000000" w:rsidR="00000000" w:rsidRPr="00000000">
                      <w:rPr>
                        <w:rtl w:val="0"/>
                      </w:rPr>
                    </w:r>
                  </w:sdtContent>
                </w:sdt>
              </w:p>
            </w:sdtContent>
          </w:sdt>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58A">
            <w:pPr>
              <w:rPr/>
            </w:pPr>
            <w:r w:rsidDel="00000000" w:rsidR="00000000" w:rsidRPr="00000000">
              <w:rPr/>
              <w:drawing>
                <wp:inline distB="0" distT="0" distL="0" distR="0">
                  <wp:extent cx="1438275" cy="238125"/>
                  <wp:effectExtent b="0" l="0" r="0" t="0"/>
                  <wp:docPr descr="Bypass Data Contributor Review and Bypass IRP Review checkboxes" id="1" name="image2.png"/>
                  <a:graphic>
                    <a:graphicData uri="http://schemas.openxmlformats.org/drawingml/2006/picture">
                      <pic:pic>
                        <pic:nvPicPr>
                          <pic:cNvPr descr="Bypass Data Contributor Review and Bypass IRP Review checkboxes" id="0" name="image2.png"/>
                          <pic:cNvPicPr preferRelativeResize="0"/>
                        </pic:nvPicPr>
                        <pic:blipFill>
                          <a:blip r:embed="rId92"/>
                          <a:srcRect b="0" l="0" r="0" t="0"/>
                          <a:stretch>
                            <a:fillRect/>
                          </a:stretch>
                        </pic:blipFill>
                        <pic:spPr>
                          <a:xfrm>
                            <a:off x="0" y="0"/>
                            <a:ext cx="1438275" cy="238125"/>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tcPr>
          <w:p w:rsidR="00000000" w:rsidDel="00000000" w:rsidP="00000000" w:rsidRDefault="00000000" w:rsidRPr="00000000" w14:paraId="0000058B">
            <w:pPr>
              <w:rPr/>
            </w:pPr>
            <w:r w:rsidDel="00000000" w:rsidR="00000000" w:rsidRPr="00000000">
              <w:rPr>
                <w:rtl w:val="0"/>
              </w:rPr>
            </w:r>
          </w:p>
        </w:tc>
      </w:tr>
    </w:tbl>
    <w:p w:rsidR="00000000" w:rsidDel="00000000" w:rsidP="00000000" w:rsidRDefault="00000000" w:rsidRPr="00000000" w14:paraId="0000058C">
      <w:pPr>
        <w:spacing w:before="280" w:lineRule="auto"/>
        <w:rPr/>
      </w:pPr>
      <w:r w:rsidDel="00000000" w:rsidR="00000000" w:rsidRPr="00000000">
        <w:rPr>
          <w:rtl w:val="0"/>
        </w:rPr>
      </w:r>
    </w:p>
    <w:p w:rsidR="00000000" w:rsidDel="00000000" w:rsidP="00000000" w:rsidRDefault="00000000" w:rsidRPr="00000000" w14:paraId="0000058D">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RESPONSE FORMATS</w:t>
      </w:r>
      <w:r w:rsidDel="00000000" w:rsidR="00000000" w:rsidRPr="00000000">
        <w:rPr>
          <w:rtl w:val="0"/>
        </w:rPr>
      </w:r>
    </w:p>
    <w:p w:rsidR="00000000" w:rsidDel="00000000" w:rsidP="00000000" w:rsidRDefault="00000000" w:rsidRPr="00000000" w14:paraId="0000058E">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3510"/>
        <w:tblGridChange w:id="0">
          <w:tblGrid>
            <w:gridCol w:w="2340"/>
            <w:gridCol w:w="3510"/>
            <w:gridCol w:w="351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8F">
            <w:pP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90">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591">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92">
            <w:pPr>
              <w:rPr/>
            </w:pPr>
            <w:r w:rsidDel="00000000" w:rsidR="00000000" w:rsidRPr="00000000">
              <w:rPr>
                <w:sz w:val="18"/>
                <w:szCs w:val="18"/>
                <w:rtl w:val="0"/>
              </w:rPr>
              <w:t xml:space="preserve">Enquiries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93">
            <w:pPr>
              <w:rPr/>
            </w:pPr>
            <w:r w:rsidDel="00000000" w:rsidR="00000000" w:rsidRPr="00000000">
              <w:rPr>
                <w:sz w:val="18"/>
                <w:szCs w:val="18"/>
                <w:rtl w:val="0"/>
              </w:rPr>
              <w:t xml:space="preserve">Is there an ongoing enquiry? Check for 'This request was initiated from enquiry: xxx' Check the Enquiries report to see if one of the team members names/emails in 'Researcher'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594">
            <w:pPr>
              <w:rPr>
                <w:sz w:val="18"/>
                <w:szCs w:val="18"/>
              </w:rPr>
            </w:pPr>
            <w:r w:rsidDel="00000000" w:rsidR="00000000" w:rsidRPr="00000000">
              <w:rPr>
                <w:sz w:val="18"/>
                <w:szCs w:val="18"/>
                <w:rtl w:val="0"/>
              </w:rPr>
              <w:t xml:space="preserve">If 1., enter the enquiry numbers and statuses into the Internal Notes and status (e.g. Enquiry 123 - resolved, Enquiry 456 -unresolved;), and include the message about not resubmitting until they are all resolved; if 2. add data request ID to Enquiry purpose; </w:t>
            </w:r>
          </w:p>
          <w:sdt>
            <w:sdtPr>
              <w:id w:val="-1795557972"/>
              <w:tag w:val="goog_rdk_728"/>
            </w:sdtPr>
            <w:sdtContent>
              <w:p w:rsidR="00000000" w:rsidDel="00000000" w:rsidP="00000000" w:rsidRDefault="00000000" w:rsidRPr="00000000" w14:paraId="00000595">
                <w:pPr>
                  <w:rPr>
                    <w:ins w:author="Sarah Sweet" w:id="130" w:date="2026-06-09T21:05:31Z"/>
                    <w:sz w:val="18"/>
                    <w:szCs w:val="18"/>
                  </w:rPr>
                </w:pPr>
                <w:r w:rsidDel="00000000" w:rsidR="00000000" w:rsidRPr="00000000">
                  <w:rPr>
                    <w:b w:val="1"/>
                    <w:bCs w:val="1"/>
                    <w:sz w:val="18"/>
                    <w:szCs w:val="18"/>
                    <w:rtl w:val="0"/>
                  </w:rPr>
                  <w:t xml:space="preserve">Standard response</w:t>
                </w:r>
                <w:r w:rsidDel="00000000" w:rsidR="00000000" w:rsidRPr="00000000">
                  <w:rPr>
                    <w:sz w:val="18"/>
                    <w:szCs w:val="18"/>
                    <w:rtl w:val="0"/>
                  </w:rPr>
                  <w:t xml:space="preserve">: We noticed that you have an unresolved enquiry (#xxx). Please note that as per Vivli Policy 4(a) in the "Vivli policy in brief" document linked here: https://vivli.org/resources/resources/, please wait for all enquiries about all studies to be resolved before submitting a data request. We appreciate your cooperation.</w:t>
                </w:r>
                <w:sdt>
                  <w:sdtPr>
                    <w:id w:val="-1081036844"/>
                    <w:tag w:val="goog_rdk_727"/>
                  </w:sdtPr>
                  <w:sdtContent>
                    <w:ins w:author="Sarah Sweet" w:id="130" w:date="2026-06-09T21:05:31Z">
                      <w:r w:rsidDel="00000000" w:rsidR="00000000" w:rsidRPr="00000000">
                        <w:rPr>
                          <w:rtl w:val="0"/>
                        </w:rPr>
                      </w:r>
                    </w:ins>
                  </w:sdtContent>
                </w:sdt>
              </w:p>
            </w:sdtContent>
          </w:sdt>
          <w:sdt>
            <w:sdtPr>
              <w:id w:val="-2004232139"/>
              <w:tag w:val="goog_rdk_730"/>
            </w:sdtPr>
            <w:sdtContent>
              <w:p w:rsidR="00000000" w:rsidDel="00000000" w:rsidP="00000000" w:rsidRDefault="00000000" w:rsidRPr="00000000" w14:paraId="00000596">
                <w:pPr>
                  <w:rPr>
                    <w:ins w:author="Sarah Sweet" w:id="130" w:date="2026-06-09T21:05:31Z"/>
                    <w:sz w:val="18"/>
                    <w:szCs w:val="18"/>
                  </w:rPr>
                </w:pPr>
                <w:sdt>
                  <w:sdtPr>
                    <w:id w:val="-662989524"/>
                    <w:tag w:val="goog_rdk_729"/>
                  </w:sdtPr>
                  <w:sdtContent>
                    <w:ins w:author="Sarah Sweet" w:id="130" w:date="2026-06-09T21:05:31Z">
                      <w:r w:rsidDel="00000000" w:rsidR="00000000" w:rsidRPr="00000000">
                        <w:rPr>
                          <w:rtl w:val="0"/>
                        </w:rPr>
                      </w:r>
                    </w:ins>
                  </w:sdtContent>
                </w:sdt>
              </w:p>
            </w:sdtContent>
          </w:sdt>
          <w:sdt>
            <w:sdtPr>
              <w:id w:val="-1701746825"/>
              <w:tag w:val="goog_rdk_733"/>
            </w:sdtPr>
            <w:sdtContent>
              <w:p w:rsidR="00000000" w:rsidDel="00000000" w:rsidP="00000000" w:rsidRDefault="00000000" w:rsidRPr="00000000" w14:paraId="00000597">
                <w:pPr>
                  <w:rPr>
                    <w:ins w:author="Sarah Sweet" w:id="130" w:date="2026-06-09T21:05:31Z"/>
                    <w:sz w:val="18"/>
                    <w:szCs w:val="18"/>
                    <w:rPrChange w:author="Sarah Sweet" w:id="131" w:date="2026-06-09T21:05:31Z">
                      <w:rPr>
                        <w:sz w:val="18"/>
                        <w:szCs w:val="18"/>
                      </w:rPr>
                    </w:rPrChange>
                  </w:rPr>
                </w:pPr>
                <w:sdt>
                  <w:sdtPr>
                    <w:id w:val="969309149"/>
                    <w:tag w:val="goog_rdk_731"/>
                  </w:sdtPr>
                  <w:sdtContent>
                    <w:ins w:author="Sarah Sweet" w:id="130" w:date="2026-06-09T21:05:31Z">
                      <w:r w:rsidDel="00000000" w:rsidR="00000000" w:rsidRPr="00000000">
                        <w:fldChar w:fldCharType="begin"/>
                      </w:r>
                      <w:r w:rsidDel="00000000" w:rsidR="00000000" w:rsidRPr="00000000">
                        <w:instrText xml:space="preserve">HYPERLINK "https://app.getguru.com/card/c7Xa5Bbi/Request-submitted-with-an-unresolved-enquiry"</w:instrText>
                      </w:r>
                      <w:r w:rsidDel="00000000" w:rsidR="00000000" w:rsidRPr="00000000">
                        <w:fldChar w:fldCharType="separate"/>
                      </w:r>
                      <w:r w:rsidDel="00000000" w:rsidR="00000000" w:rsidRPr="00000000">
                        <w:rPr>
                          <w:color w:val="1155cc"/>
                          <w:sz w:val="18"/>
                          <w:szCs w:val="18"/>
                          <w:u w:val="single"/>
                          <w:rtl w:val="0"/>
                        </w:rPr>
                        <w:t xml:space="preserve">https://app.getguru.com/card/c7Xa5Bbi/Request-submitted-with-an-unresolved-enquiry</w:t>
                      </w:r>
                      <w:r w:rsidDel="00000000" w:rsidR="00000000" w:rsidRPr="00000000">
                        <w:fldChar w:fldCharType="end"/>
                      </w:r>
                    </w:ins>
                    <w:sdt>
                      <w:sdtPr>
                        <w:id w:val="-2122206729"/>
                        <w:tag w:val="goog_rdk_732"/>
                      </w:sdtPr>
                      <w:sdtContent>
                        <w:ins w:author="Sarah Sweet" w:id="130" w:date="2026-06-09T21:05:31Z">
                          <w:r w:rsidDel="00000000" w:rsidR="00000000" w:rsidRPr="00000000">
                            <w:rPr>
                              <w:rtl w:val="0"/>
                            </w:rPr>
                          </w:r>
                        </w:ins>
                      </w:sdtContent>
                    </w:sdt>
                    <w:ins w:author="Sarah Sweet" w:id="130" w:date="2026-06-09T21:05:31Z"/>
                  </w:sdtContent>
                </w:sdt>
              </w:p>
            </w:sdtContent>
          </w:sdt>
          <w:sdt>
            <w:sdtPr>
              <w:id w:val="983399174"/>
              <w:tag w:val="goog_rdk_735"/>
            </w:sdtPr>
            <w:sdtContent>
              <w:p w:rsidR="00000000" w:rsidDel="00000000" w:rsidP="00000000" w:rsidRDefault="00000000" w:rsidRPr="00000000" w14:paraId="00000598">
                <w:pPr>
                  <w:rPr>
                    <w:sz w:val="18"/>
                    <w:szCs w:val="18"/>
                    <w:rPrChange w:author="Sarah Sweet" w:id="131" w:date="2026-06-09T21:05:31Z">
                      <w:rPr/>
                    </w:rPrChange>
                  </w:rPr>
                </w:pPr>
                <w:sdt>
                  <w:sdtPr>
                    <w:id w:val="-178500744"/>
                    <w:tag w:val="goog_rdk_734"/>
                  </w:sdtPr>
                  <w:sdtContent>
                    <w:r w:rsidDel="00000000" w:rsidR="00000000" w:rsidRPr="00000000">
                      <w:rPr>
                        <w:rtl w:val="0"/>
                      </w:rPr>
                    </w:r>
                  </w:sdtContent>
                </w:sdt>
              </w:p>
            </w:sdtContent>
          </w:sdt>
        </w:tc>
      </w:tr>
    </w:tbl>
    <w:p w:rsidR="00000000" w:rsidDel="00000000" w:rsidP="00000000" w:rsidRDefault="00000000" w:rsidRPr="00000000" w14:paraId="00000599">
      <w:pPr>
        <w:spacing w:before="300" w:lineRule="auto"/>
        <w:rPr/>
      </w:pPr>
      <w:r w:rsidDel="00000000" w:rsidR="00000000" w:rsidRPr="00000000">
        <w:rPr>
          <w:rtl w:val="0"/>
        </w:rPr>
      </w:r>
    </w:p>
    <w:p w:rsidR="00000000" w:rsidDel="00000000" w:rsidP="00000000" w:rsidRDefault="00000000" w:rsidRPr="00000000" w14:paraId="0000059A">
      <w:pPr>
        <w:pBdr>
          <w:bottom w:color="2e75b6" w:space="2" w:sz="8" w:val="single"/>
        </w:pBdr>
        <w:spacing w:after="120" w:before="360" w:lineRule="auto"/>
        <w:rPr/>
      </w:pPr>
      <w:r w:rsidDel="00000000" w:rsidR="00000000" w:rsidRPr="00000000">
        <w:rPr>
          <w:b w:val="1"/>
          <w:bCs w:val="1"/>
          <w:smallCaps w:val="1"/>
          <w:color w:val="1f3864"/>
          <w:sz w:val="26"/>
          <w:szCs w:val="26"/>
          <w:rtl w:val="0"/>
        </w:rPr>
        <w:t xml:space="preserve">FORM CHECK FAILED – REVISION EXAMPLE</w:t>
      </w:r>
      <w:r w:rsidDel="00000000" w:rsidR="00000000" w:rsidRPr="00000000">
        <w:rPr>
          <w:rtl w:val="0"/>
        </w:rPr>
      </w:r>
    </w:p>
    <w:p w:rsidR="00000000" w:rsidDel="00000000" w:rsidP="00000000" w:rsidRDefault="00000000" w:rsidRPr="00000000" w14:paraId="0000059B">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shd w:fill="f5f5f5" w:val="clear"/>
            <w:tcMar>
              <w:top w:w="200.0" w:type="dxa"/>
              <w:left w:w="280.0" w:type="dxa"/>
              <w:bottom w:w="200.0" w:type="dxa"/>
              <w:right w:w="280.0" w:type="dxa"/>
            </w:tcMar>
          </w:tcPr>
          <w:p w:rsidR="00000000" w:rsidDel="00000000" w:rsidP="00000000" w:rsidRDefault="00000000" w:rsidRPr="00000000" w14:paraId="0000059C">
            <w:pPr>
              <w:spacing w:after="60" w:lineRule="auto"/>
              <w:rPr/>
            </w:pPr>
            <w:r w:rsidDel="00000000" w:rsidR="00000000" w:rsidRPr="00000000">
              <w:rPr>
                <w:rtl w:val="0"/>
              </w:rPr>
              <w:t xml:space="preserve">Dear Dr. XXXX, </w:t>
            </w:r>
          </w:p>
          <w:p w:rsidR="00000000" w:rsidDel="00000000" w:rsidP="00000000" w:rsidRDefault="00000000" w:rsidRPr="00000000" w14:paraId="0000059D">
            <w:pPr>
              <w:spacing w:after="60" w:lineRule="auto"/>
              <w:rPr/>
            </w:pPr>
            <w:r w:rsidDel="00000000" w:rsidR="00000000" w:rsidRPr="00000000">
              <w:rPr>
                <w:rtl w:val="0"/>
              </w:rPr>
            </w:r>
          </w:p>
          <w:p w:rsidR="00000000" w:rsidDel="00000000" w:rsidP="00000000" w:rsidRDefault="00000000" w:rsidRPr="00000000" w14:paraId="0000059E">
            <w:pPr>
              <w:spacing w:after="60" w:lineRule="auto"/>
              <w:rPr/>
            </w:pPr>
            <w:r w:rsidDel="00000000" w:rsidR="00000000" w:rsidRPr="00000000">
              <w:rPr>
                <w:rtl w:val="0"/>
              </w:rPr>
              <w:t xml:space="preserve">Based on the Vivli Admin form check, we recommend the following changes to the data request:</w:t>
            </w:r>
          </w:p>
          <w:p w:rsidR="00000000" w:rsidDel="00000000" w:rsidP="00000000" w:rsidRDefault="00000000" w:rsidRPr="00000000" w14:paraId="0000059F">
            <w:pPr>
              <w:spacing w:after="60" w:lineRule="auto"/>
              <w:rPr/>
            </w:pPr>
            <w:r w:rsidDel="00000000" w:rsidR="00000000" w:rsidRPr="00000000">
              <w:rPr>
                <w:rtl w:val="0"/>
              </w:rPr>
            </w:r>
          </w:p>
          <w:p w:rsidR="00000000" w:rsidDel="00000000" w:rsidP="00000000" w:rsidRDefault="00000000" w:rsidRPr="00000000" w14:paraId="000005A0">
            <w:pPr>
              <w:spacing w:after="60" w:lineRule="auto"/>
              <w:rPr/>
            </w:pPr>
            <w:r w:rsidDel="00000000" w:rsidR="00000000" w:rsidRPr="00000000">
              <w:rPr>
                <w:b w:val="1"/>
                <w:bCs w:val="1"/>
                <w:rtl w:val="0"/>
              </w:rPr>
              <w:t xml:space="preserve">Put standard responses from the form check above here</w:t>
            </w:r>
            <w:r w:rsidDel="00000000" w:rsidR="00000000" w:rsidRPr="00000000">
              <w:rPr>
                <w:rtl w:val="0"/>
              </w:rPr>
            </w:r>
          </w:p>
          <w:p w:rsidR="00000000" w:rsidDel="00000000" w:rsidP="00000000" w:rsidRDefault="00000000" w:rsidRPr="00000000" w14:paraId="000005A1">
            <w:pPr>
              <w:spacing w:after="60" w:lineRule="auto"/>
              <w:rPr/>
            </w:pPr>
            <w:r w:rsidDel="00000000" w:rsidR="00000000" w:rsidRPr="00000000">
              <w:rPr>
                <w:rtl w:val="0"/>
              </w:rPr>
            </w:r>
          </w:p>
          <w:p w:rsidR="00000000" w:rsidDel="00000000" w:rsidP="00000000" w:rsidRDefault="00000000" w:rsidRPr="00000000" w14:paraId="000005A2">
            <w:pPr>
              <w:spacing w:after="60" w:lineRule="auto"/>
              <w:rPr/>
            </w:pPr>
            <w:sdt>
              <w:sdtPr>
                <w:id w:val="-1410565127"/>
                <w:tag w:val="goog_rdk_736"/>
              </w:sdtPr>
              <w:sdtContent>
                <w:commentRangeStart w:id="44"/>
              </w:sdtContent>
            </w:sdt>
            <w:r w:rsidDel="00000000" w:rsidR="00000000" w:rsidRPr="00000000">
              <w:rPr>
                <w:rtl w:val="0"/>
              </w:rPr>
              <w:t xml:space="preserve"> For additional guidance on completing your data request form, please see our video here: https://youtu.be/Kt_ECYv2Mi8</w:t>
            </w:r>
          </w:p>
          <w:p w:rsidR="00000000" w:rsidDel="00000000" w:rsidP="00000000" w:rsidRDefault="00000000" w:rsidRPr="00000000" w14:paraId="000005A3">
            <w:pPr>
              <w:spacing w:after="60" w:lineRule="auto"/>
              <w:rPr/>
            </w:pPr>
            <w:r w:rsidDel="00000000" w:rsidR="00000000" w:rsidRPr="00000000">
              <w:rPr>
                <w:rtl w:val="0"/>
              </w:rPr>
            </w:r>
          </w:p>
          <w:p w:rsidR="00000000" w:rsidDel="00000000" w:rsidP="00000000" w:rsidRDefault="00000000" w:rsidRPr="00000000" w14:paraId="000005A4">
            <w:pPr>
              <w:spacing w:after="60" w:lineRule="auto"/>
              <w:rPr/>
            </w:pPr>
            <w:sdt>
              <w:sdtPr>
                <w:id w:val="647219676"/>
                <w:tag w:val="goog_rdk_737"/>
              </w:sdtPr>
              <w:sdtContent>
                <w:commentRangeStart w:id="45"/>
              </w:sdtContent>
            </w:sdt>
            <w:r w:rsidDel="00000000" w:rsidR="00000000" w:rsidRPr="00000000">
              <w:rPr>
                <w:rtl w:val="0"/>
              </w:rPr>
              <w:t xml:space="preserve">A comprehensive listing of the software and R packages available in the Vivli Research Environment can be reviewed here: https://vivli.org/resources/vivli-secure-research-environment/</w:t>
            </w:r>
          </w:p>
          <w:p w:rsidR="00000000" w:rsidDel="00000000" w:rsidP="00000000" w:rsidRDefault="00000000" w:rsidRPr="00000000" w14:paraId="000005A5">
            <w:pPr>
              <w:spacing w:after="60" w:lineRule="auto"/>
              <w:rPr/>
            </w:pPr>
            <w:r w:rsidDel="00000000" w:rsidR="00000000" w:rsidRPr="00000000">
              <w:rPr>
                <w:rtl w:val="0"/>
              </w:rPr>
            </w:r>
          </w:p>
          <w:p w:rsidR="00000000" w:rsidDel="00000000" w:rsidP="00000000" w:rsidRDefault="00000000" w:rsidRPr="00000000" w14:paraId="000005A6">
            <w:pPr>
              <w:spacing w:after="60" w:lineRule="auto"/>
              <w:rPr/>
            </w:pPr>
            <w:r w:rsidDel="00000000" w:rsidR="00000000" w:rsidRPr="00000000">
              <w:rPr>
                <w:rtl w:val="0"/>
              </w:rPr>
              <w:t xml:space="preserve">If you plan to bring in additional study data for use in the Vivli research environment, please list each specific study under "Studies, Data, Tools (Not listed on Vivli)" section in the studies tab. It is Vivli’s policy that any data needs to be included in this section of the data request during the review process. Requests for additional data after the review process is complete may lead to additional delays.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5A7">
            <w:pPr>
              <w:spacing w:after="60" w:lineRule="auto"/>
              <w:rPr/>
            </w:pPr>
            <w:r w:rsidDel="00000000" w:rsidR="00000000" w:rsidRPr="00000000">
              <w:rPr>
                <w:rtl w:val="0"/>
              </w:rPr>
            </w:r>
          </w:p>
          <w:p w:rsidR="00000000" w:rsidDel="00000000" w:rsidP="00000000" w:rsidRDefault="00000000" w:rsidRPr="00000000" w14:paraId="000005A8">
            <w:pPr>
              <w:spacing w:after="60" w:lineRule="auto"/>
              <w:rPr/>
            </w:pPr>
            <w:r w:rsidDel="00000000" w:rsidR="00000000" w:rsidRPr="00000000">
              <w:rPr>
                <w:rtl w:val="0"/>
              </w:rPr>
              <w:t xml:space="preserve">We kindly ask you to review the data contributors’ current data sharing policies, anonymization standards, and types of data shared on their Members Pages https://vivli.org/members/ourmembers/. The anonymization standards include detailed information about our member’s approach to anonymize the data for sharing, e.g. the AGE classification.</w:t>
            </w:r>
          </w:p>
          <w:p w:rsidR="00000000" w:rsidDel="00000000" w:rsidP="00000000" w:rsidRDefault="00000000" w:rsidRPr="00000000" w14:paraId="000005A9">
            <w:pPr>
              <w:spacing w:after="60" w:lineRule="auto"/>
              <w:rPr/>
            </w:pPr>
            <w:r w:rsidDel="00000000" w:rsidR="00000000" w:rsidRPr="00000000">
              <w:rPr>
                <w:rtl w:val="0"/>
              </w:rPr>
            </w:r>
          </w:p>
          <w:p w:rsidR="00000000" w:rsidDel="00000000" w:rsidP="00000000" w:rsidRDefault="00000000" w:rsidRPr="00000000" w14:paraId="000005AA">
            <w:pPr>
              <w:spacing w:after="60" w:lineRule="auto"/>
              <w:rPr/>
            </w:pPr>
            <w:r w:rsidDel="00000000" w:rsidR="00000000" w:rsidRPr="00000000">
              <w:rPr>
                <w:rtl w:val="0"/>
              </w:rPr>
              <w:t xml:space="preserve">Please review the “Vivli policy in brief” document about active requests and active enquiries before submitting a data request: https://vivli.org/resources/resources/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5AB">
            <w:pPr>
              <w:spacing w:after="60" w:lineRule="auto"/>
              <w:rPr/>
            </w:pPr>
            <w:r w:rsidDel="00000000" w:rsidR="00000000" w:rsidRPr="00000000">
              <w:rPr>
                <w:rtl w:val="0"/>
              </w:rPr>
            </w:r>
          </w:p>
          <w:p w:rsidR="00000000" w:rsidDel="00000000" w:rsidP="00000000" w:rsidRDefault="00000000" w:rsidRPr="00000000" w14:paraId="000005AC">
            <w:pPr>
              <w:spacing w:after="60" w:lineRule="auto"/>
              <w:rPr/>
            </w:pPr>
            <w:r w:rsidDel="00000000" w:rsidR="00000000" w:rsidRPr="00000000">
              <w:rPr>
                <w:rtl w:val="0"/>
              </w:rPr>
              <w:t xml:space="preserve">If you have further questions, please feel free to contact us. Once the changes are made to the data request, please re-submit them for review. Thanks! </w:t>
            </w:r>
          </w:p>
          <w:p w:rsidR="00000000" w:rsidDel="00000000" w:rsidP="00000000" w:rsidRDefault="00000000" w:rsidRPr="00000000" w14:paraId="000005AD">
            <w:pPr>
              <w:spacing w:after="60" w:lineRule="auto"/>
              <w:rPr/>
            </w:pPr>
            <w:r w:rsidDel="00000000" w:rsidR="00000000" w:rsidRPr="00000000">
              <w:rPr>
                <w:rtl w:val="0"/>
              </w:rPr>
            </w:r>
          </w:p>
          <w:p w:rsidR="00000000" w:rsidDel="00000000" w:rsidP="00000000" w:rsidRDefault="00000000" w:rsidRPr="00000000" w14:paraId="000005AE">
            <w:pPr>
              <w:spacing w:after="60" w:lineRule="auto"/>
              <w:rPr/>
            </w:pPr>
            <w:r w:rsidDel="00000000" w:rsidR="00000000" w:rsidRPr="00000000">
              <w:rPr>
                <w:rtl w:val="0"/>
              </w:rPr>
              <w:t xml:space="preserve">Regards, </w:t>
            </w:r>
          </w:p>
          <w:sdt>
            <w:sdtPr>
              <w:id w:val="160680882"/>
              <w:tag w:val="goog_rdk_739"/>
            </w:sdtPr>
            <w:sdtContent>
              <w:p w:rsidR="00000000" w:rsidDel="00000000" w:rsidP="00000000" w:rsidRDefault="00000000" w:rsidRPr="00000000" w14:paraId="000005AF">
                <w:pPr>
                  <w:spacing w:after="60" w:lineRule="auto"/>
                  <w:rPr>
                    <w:ins w:author="Sarah Sweet" w:id="132" w:date="2026-06-09T21:50:44Z"/>
                    <w:b w:val="1"/>
                    <w:bCs w:val="1"/>
                  </w:rPr>
                </w:pPr>
                <w:r w:rsidDel="00000000" w:rsidR="00000000" w:rsidRPr="00000000">
                  <w:rPr>
                    <w:b w:val="1"/>
                    <w:bCs w:val="1"/>
                    <w:rtl w:val="0"/>
                  </w:rPr>
                  <w:t xml:space="preserve">The Vivli Team. </w:t>
                </w:r>
                <w:sdt>
                  <w:sdtPr>
                    <w:id w:val="895461262"/>
                    <w:tag w:val="goog_rdk_738"/>
                  </w:sdtPr>
                  <w:sdtContent>
                    <w:ins w:author="Sarah Sweet" w:id="132" w:date="2026-06-09T21:50:44Z">
                      <w:r w:rsidDel="00000000" w:rsidR="00000000" w:rsidRPr="00000000">
                        <w:rPr>
                          <w:rtl w:val="0"/>
                        </w:rPr>
                      </w:r>
                    </w:ins>
                  </w:sdtContent>
                </w:sdt>
              </w:p>
            </w:sdtContent>
          </w:sdt>
          <w:sdt>
            <w:sdtPr>
              <w:id w:val="-1171367707"/>
              <w:tag w:val="goog_rdk_741"/>
            </w:sdtPr>
            <w:sdtContent>
              <w:p w:rsidR="00000000" w:rsidDel="00000000" w:rsidP="00000000" w:rsidRDefault="00000000" w:rsidRPr="00000000" w14:paraId="000005B0">
                <w:pPr>
                  <w:spacing w:after="60" w:lineRule="auto"/>
                  <w:rPr>
                    <w:ins w:author="Sarah Sweet" w:id="132" w:date="2026-06-09T21:50:44Z"/>
                    <w:b w:val="1"/>
                    <w:bCs w:val="1"/>
                  </w:rPr>
                </w:pPr>
                <w:sdt>
                  <w:sdtPr>
                    <w:id w:val="-211831032"/>
                    <w:tag w:val="goog_rdk_740"/>
                  </w:sdtPr>
                  <w:sdtContent>
                    <w:ins w:author="Sarah Sweet" w:id="132" w:date="2026-06-09T21:50:44Z">
                      <w:r w:rsidDel="00000000" w:rsidR="00000000" w:rsidRPr="00000000">
                        <w:rPr>
                          <w:rtl w:val="0"/>
                        </w:rPr>
                      </w:r>
                    </w:ins>
                  </w:sdtContent>
                </w:sdt>
              </w:p>
            </w:sdtContent>
          </w:sdt>
          <w:sdt>
            <w:sdtPr>
              <w:id w:val="-1130291242"/>
              <w:tag w:val="goog_rdk_743"/>
            </w:sdtPr>
            <w:sdtContent>
              <w:p w:rsidR="00000000" w:rsidDel="00000000" w:rsidP="00000000" w:rsidRDefault="00000000" w:rsidRPr="00000000" w14:paraId="000005B1">
                <w:pPr>
                  <w:spacing w:before="200" w:lineRule="auto"/>
                  <w:rPr>
                    <w:ins w:author="Sarah Sweet" w:id="132" w:date="2026-06-09T21:50:44Z"/>
                    <w:b w:val="1"/>
                    <w:bCs w:val="1"/>
                  </w:rPr>
                </w:pPr>
                <w:sdt>
                  <w:sdtPr>
                    <w:id w:val="1891686344"/>
                    <w:tag w:val="goog_rdk_742"/>
                  </w:sdtPr>
                  <w:sdtContent>
                    <w:ins w:author="Sarah Sweet" w:id="132" w:date="2026-06-09T21:50:44Z">
                      <w:r w:rsidDel="00000000" w:rsidR="00000000" w:rsidRPr="00000000">
                        <w:fldChar w:fldCharType="begin"/>
                      </w:r>
                      <w:r w:rsidDel="00000000" w:rsidR="00000000" w:rsidRPr="00000000">
                        <w:instrText xml:space="preserve">HYPERLINK "https://app.getguru.com/card/To5dMgxc/Form-check-failed"</w:instrText>
                      </w:r>
                      <w:r w:rsidDel="00000000" w:rsidR="00000000" w:rsidRPr="00000000">
                        <w:fldChar w:fldCharType="separate"/>
                      </w:r>
                      <w:r w:rsidDel="00000000" w:rsidR="00000000" w:rsidRPr="00000000">
                        <w:rPr>
                          <w:color w:val="1155cc"/>
                          <w:u w:val="single"/>
                          <w:rtl w:val="0"/>
                        </w:rPr>
                        <w:t xml:space="preserve">https://app.getguru.com/card/To5dMgxc/Form-check-failed</w:t>
                      </w:r>
                      <w:r w:rsidDel="00000000" w:rsidR="00000000" w:rsidRPr="00000000">
                        <w:fldChar w:fldCharType="end"/>
                      </w:r>
                      <w:r w:rsidDel="00000000" w:rsidR="00000000" w:rsidRPr="00000000">
                        <w:rPr>
                          <w:rtl w:val="0"/>
                        </w:rPr>
                      </w:r>
                    </w:ins>
                  </w:sdtContent>
                </w:sdt>
              </w:p>
            </w:sdtContent>
          </w:sdt>
          <w:sdt>
            <w:sdtPr>
              <w:id w:val="1423611525"/>
              <w:tag w:val="goog_rdk_745"/>
            </w:sdtPr>
            <w:sdtContent>
              <w:p w:rsidR="00000000" w:rsidDel="00000000" w:rsidP="00000000" w:rsidRDefault="00000000" w:rsidRPr="00000000" w14:paraId="000005B2">
                <w:pPr>
                  <w:spacing w:before="200" w:lineRule="auto"/>
                  <w:rPr>
                    <w:color w:val="1155cc"/>
                    <w:u w:val="single"/>
                    <w:rPrChange w:author="Sarah Sweet" w:id="133" w:date="2026-06-09T21:50:44Z">
                      <w:rPr/>
                    </w:rPrChange>
                  </w:rPr>
                  <w:pPrChange w:author="Sarah Sweet" w:id="0" w:date="2026-06-09T21:50:44Z">
                    <w:pPr>
                      <w:spacing w:after="60" w:lineRule="auto"/>
                    </w:pPr>
                  </w:pPrChange>
                </w:pPr>
                <w:sdt>
                  <w:sdtPr>
                    <w:id w:val="-1888310855"/>
                    <w:tag w:val="goog_rdk_744"/>
                  </w:sdtPr>
                  <w:sdtContent>
                    <w:r w:rsidDel="00000000" w:rsidR="00000000" w:rsidRPr="00000000">
                      <w:rPr>
                        <w:rtl w:val="0"/>
                      </w:rPr>
                    </w:r>
                  </w:sdtContent>
                </w:sdt>
              </w:p>
            </w:sdtContent>
          </w:sdt>
        </w:tc>
      </w:tr>
    </w:tbl>
    <w:sdt>
      <w:sdtPr>
        <w:id w:val="1349460024"/>
        <w:tag w:val="goog_rdk_749"/>
      </w:sdtPr>
      <w:sdtContent>
        <w:p w:rsidR="00000000" w:rsidDel="00000000" w:rsidP="00000000" w:rsidRDefault="00000000" w:rsidRPr="00000000" w14:paraId="000005B3">
          <w:pPr>
            <w:spacing w:before="200" w:lineRule="auto"/>
            <w:rPr>
              <w:ins w:author="Sarah Sweet" w:id="134" w:date="2026-06-09T21:47:41Z"/>
              <w:rPrChange w:author="Sarah Sweet" w:id="135" w:date="2026-06-09T21:47:41Z">
                <w:rPr/>
              </w:rPrChange>
            </w:rPr>
          </w:pPr>
          <w:sdt>
            <w:sdtPr>
              <w:id w:val="1996351994"/>
              <w:tag w:val="goog_rdk_747"/>
            </w:sdtPr>
            <w:sdtContent>
              <w:ins w:author="Sarah Sweet" w:id="134" w:date="2026-06-09T21:47:41Z"/>
              <w:sdt>
                <w:sdtPr>
                  <w:id w:val="-1413835805"/>
                  <w:tag w:val="goog_rdk_748"/>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993275386"/>
        <w:tag w:val="goog_rdk_752"/>
      </w:sdtPr>
      <w:sdtContent>
        <w:p w:rsidR="00000000" w:rsidDel="00000000" w:rsidP="00000000" w:rsidRDefault="00000000" w:rsidRPr="00000000" w14:paraId="000005B4">
          <w:pPr>
            <w:spacing w:before="200" w:lineRule="auto"/>
            <w:rPr>
              <w:ins w:author="Sarah Sweet" w:id="134" w:date="2026-06-09T21:47:41Z"/>
              <w:rPrChange w:author="Sarah Sweet" w:id="135" w:date="2026-06-09T21:47:41Z">
                <w:rPr/>
              </w:rPrChange>
            </w:rPr>
          </w:pPr>
          <w:sdt>
            <w:sdtPr>
              <w:id w:val="1822517501"/>
              <w:tag w:val="goog_rdk_750"/>
            </w:sdtPr>
            <w:sdtContent>
              <w:ins w:author="Sarah Sweet" w:id="134" w:date="2026-06-09T21:47:41Z"/>
              <w:sdt>
                <w:sdtPr>
                  <w:id w:val="1288651259"/>
                  <w:tag w:val="goog_rdk_751"/>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1368067940"/>
        <w:tag w:val="goog_rdk_755"/>
      </w:sdtPr>
      <w:sdtContent>
        <w:p w:rsidR="00000000" w:rsidDel="00000000" w:rsidP="00000000" w:rsidRDefault="00000000" w:rsidRPr="00000000" w14:paraId="000005B5">
          <w:pPr>
            <w:spacing w:before="200" w:lineRule="auto"/>
            <w:rPr>
              <w:ins w:author="Sarah Sweet" w:id="134" w:date="2026-06-09T21:47:41Z"/>
              <w:rPrChange w:author="Sarah Sweet" w:id="135" w:date="2026-06-09T21:47:41Z">
                <w:rPr/>
              </w:rPrChange>
            </w:rPr>
          </w:pPr>
          <w:sdt>
            <w:sdtPr>
              <w:id w:val="-1957859714"/>
              <w:tag w:val="goog_rdk_753"/>
            </w:sdtPr>
            <w:sdtContent>
              <w:ins w:author="Sarah Sweet" w:id="134" w:date="2026-06-09T21:47:41Z"/>
              <w:sdt>
                <w:sdtPr>
                  <w:id w:val="1417028654"/>
                  <w:tag w:val="goog_rdk_754"/>
                </w:sdtPr>
                <w:sdtContent>
                  <w:ins w:author="Sarah Sweet" w:id="134" w:date="2026-06-09T21:47:41Z">
                    <w:r w:rsidDel="00000000" w:rsidR="00000000" w:rsidRPr="00000000">
                      <w:rPr>
                        <w:rtl w:val="0"/>
                        <w:rPrChange w:author="Sarah Sweet" w:id="135" w:date="2026-06-09T21:47:41Z">
                          <w:rPr/>
                        </w:rPrChange>
                      </w:rPr>
                      <w:t xml:space="preserve">If the all studies in the data request have study settings set as “Downloadable” send this version of the message instead:</w:t>
                    </w:r>
                  </w:ins>
                </w:sdtContent>
              </w:sdt>
              <w:ins w:author="Sarah Sweet" w:id="134" w:date="2026-06-09T21:47:41Z"/>
            </w:sdtContent>
          </w:sdt>
        </w:p>
      </w:sdtContent>
    </w:sdt>
    <w:sdt>
      <w:sdtPr>
        <w:id w:val="-1653889841"/>
        <w:tag w:val="goog_rdk_758"/>
      </w:sdtPr>
      <w:sdtContent>
        <w:p w:rsidR="00000000" w:rsidDel="00000000" w:rsidP="00000000" w:rsidRDefault="00000000" w:rsidRPr="00000000" w14:paraId="000005B6">
          <w:pPr>
            <w:spacing w:before="200" w:lineRule="auto"/>
            <w:rPr>
              <w:ins w:author="Sarah Sweet" w:id="134" w:date="2026-06-09T21:47:41Z"/>
              <w:rPrChange w:author="Sarah Sweet" w:id="135" w:date="2026-06-09T21:47:41Z">
                <w:rPr/>
              </w:rPrChange>
            </w:rPr>
          </w:pPr>
          <w:sdt>
            <w:sdtPr>
              <w:id w:val="63176699"/>
              <w:tag w:val="goog_rdk_756"/>
            </w:sdtPr>
            <w:sdtContent>
              <w:ins w:author="Sarah Sweet" w:id="134" w:date="2026-06-09T21:47:41Z"/>
              <w:sdt>
                <w:sdtPr>
                  <w:id w:val="-384302114"/>
                  <w:tag w:val="goog_rdk_757"/>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999861421"/>
        <w:tag w:val="goog_rdk_761"/>
      </w:sdtPr>
      <w:sdtContent>
        <w:p w:rsidR="00000000" w:rsidDel="00000000" w:rsidP="00000000" w:rsidRDefault="00000000" w:rsidRPr="00000000" w14:paraId="000005B7">
          <w:pPr>
            <w:spacing w:after="240" w:before="240" w:lineRule="auto"/>
            <w:rPr>
              <w:ins w:author="Sarah Sweet" w:id="134" w:date="2026-06-09T21:47:41Z"/>
              <w:rPrChange w:author="Sarah Sweet" w:id="135" w:date="2026-06-09T21:47:41Z">
                <w:rPr/>
              </w:rPrChange>
            </w:rPr>
          </w:pPr>
          <w:sdt>
            <w:sdtPr>
              <w:id w:val="1339676112"/>
              <w:tag w:val="goog_rdk_759"/>
            </w:sdtPr>
            <w:sdtContent>
              <w:ins w:author="Sarah Sweet" w:id="134" w:date="2026-06-09T21:47:41Z"/>
              <w:sdt>
                <w:sdtPr>
                  <w:id w:val="474473880"/>
                  <w:tag w:val="goog_rdk_760"/>
                </w:sdtPr>
                <w:sdtContent>
                  <w:ins w:author="Sarah Sweet" w:id="134" w:date="2026-06-09T21:47:41Z">
                    <w:r w:rsidDel="00000000" w:rsidR="00000000" w:rsidRPr="00000000">
                      <w:rPr>
                        <w:rtl w:val="0"/>
                        <w:rPrChange w:author="Sarah Sweet" w:id="135" w:date="2026-06-09T21:47:41Z">
                          <w:rPr/>
                        </w:rPrChange>
                      </w:rPr>
                      <w:t xml:space="preserve">Based on the Vivli Admin form check, we recommend the following changes to the data request:</w:t>
                    </w:r>
                  </w:ins>
                </w:sdtContent>
              </w:sdt>
              <w:ins w:author="Sarah Sweet" w:id="134" w:date="2026-06-09T21:47:41Z"/>
            </w:sdtContent>
          </w:sdt>
        </w:p>
      </w:sdtContent>
    </w:sdt>
    <w:sdt>
      <w:sdtPr>
        <w:id w:val="-55643056"/>
        <w:tag w:val="goog_rdk_764"/>
      </w:sdtPr>
      <w:sdtContent>
        <w:p w:rsidR="00000000" w:rsidDel="00000000" w:rsidP="00000000" w:rsidRDefault="00000000" w:rsidRPr="00000000" w14:paraId="000005B8">
          <w:pPr>
            <w:spacing w:after="240" w:before="240" w:lineRule="auto"/>
            <w:rPr>
              <w:ins w:author="Sarah Sweet" w:id="134" w:date="2026-06-09T21:47:41Z"/>
              <w:b w:val="1"/>
              <w:bCs w:val="1"/>
              <w:shd w:fill="fde892" w:val="clear"/>
              <w:rPrChange w:author="Sarah Sweet" w:id="135" w:date="2026-06-09T21:47:41Z">
                <w:rPr/>
              </w:rPrChange>
            </w:rPr>
          </w:pPr>
          <w:sdt>
            <w:sdtPr>
              <w:id w:val="1072311093"/>
              <w:tag w:val="goog_rdk_762"/>
            </w:sdtPr>
            <w:sdtContent>
              <w:ins w:author="Sarah Sweet" w:id="134" w:date="2026-06-09T21:47:41Z"/>
              <w:sdt>
                <w:sdtPr>
                  <w:id w:val="1699986191"/>
                  <w:tag w:val="goog_rdk_763"/>
                </w:sdtPr>
                <w:sdtContent>
                  <w:ins w:author="Sarah Sweet" w:id="134" w:date="2026-06-09T21:47:41Z">
                    <w:r w:rsidDel="00000000" w:rsidR="00000000" w:rsidRPr="00000000">
                      <w:rPr>
                        <w:b w:val="1"/>
                        <w:bCs w:val="1"/>
                        <w:shd w:fill="fde892" w:val="clear"/>
                        <w:rtl w:val="0"/>
                        <w:rPrChange w:author="Sarah Sweet" w:id="135" w:date="2026-06-09T21:47:41Z">
                          <w:rPr/>
                        </w:rPrChange>
                      </w:rPr>
                      <w:t xml:space="preserve">Put standard responses from the form check above here</w:t>
                    </w:r>
                  </w:ins>
                </w:sdtContent>
              </w:sdt>
              <w:ins w:author="Sarah Sweet" w:id="134" w:date="2026-06-09T21:47:41Z"/>
            </w:sdtContent>
          </w:sdt>
        </w:p>
      </w:sdtContent>
    </w:sdt>
    <w:sdt>
      <w:sdtPr>
        <w:id w:val="-657243906"/>
        <w:tag w:val="goog_rdk_767"/>
      </w:sdtPr>
      <w:sdtContent>
        <w:p w:rsidR="00000000" w:rsidDel="00000000" w:rsidP="00000000" w:rsidRDefault="00000000" w:rsidRPr="00000000" w14:paraId="000005B9">
          <w:pPr>
            <w:spacing w:after="240" w:before="240" w:lineRule="auto"/>
            <w:rPr>
              <w:ins w:author="Sarah Sweet" w:id="134" w:date="2026-06-09T21:47:41Z"/>
              <w:rPrChange w:author="Sarah Sweet" w:id="135" w:date="2026-06-09T21:47:41Z">
                <w:rPr/>
              </w:rPrChange>
            </w:rPr>
          </w:pPr>
          <w:sdt>
            <w:sdtPr>
              <w:id w:val="-58336885"/>
              <w:tag w:val="goog_rdk_765"/>
            </w:sdtPr>
            <w:sdtContent>
              <w:ins w:author="Sarah Sweet" w:id="134" w:date="2026-06-09T21:47:41Z"/>
              <w:sdt>
                <w:sdtPr>
                  <w:id w:val="-1723275504"/>
                  <w:tag w:val="goog_rdk_766"/>
                </w:sdtPr>
                <w:sdtContent>
                  <w:ins w:author="Sarah Sweet" w:id="134" w:date="2026-06-09T21:47:41Z">
                    <w:r w:rsidDel="00000000" w:rsidR="00000000" w:rsidRPr="00000000">
                      <w:rPr>
                        <w:rtl w:val="0"/>
                        <w:rPrChange w:author="Sarah Sweet" w:id="135" w:date="2026-06-09T21:47:41Z">
                          <w:rPr/>
                        </w:rPrChange>
                      </w:rPr>
                      <w:t xml:space="preserve"> For additional guidance on completing your data request form, please see our video here: https://youtu.be/Kt_ECYv2Mi8</w:t>
                    </w:r>
                  </w:ins>
                </w:sdtContent>
              </w:sdt>
              <w:ins w:author="Sarah Sweet" w:id="134" w:date="2026-06-09T21:47:41Z"/>
            </w:sdtContent>
          </w:sdt>
        </w:p>
      </w:sdtContent>
    </w:sdt>
    <w:sdt>
      <w:sdtPr>
        <w:id w:val="1402186345"/>
        <w:tag w:val="goog_rdk_770"/>
      </w:sdtPr>
      <w:sdtContent>
        <w:p w:rsidR="00000000" w:rsidDel="00000000" w:rsidP="00000000" w:rsidRDefault="00000000" w:rsidRPr="00000000" w14:paraId="000005BA">
          <w:pPr>
            <w:spacing w:after="240" w:before="240" w:lineRule="auto"/>
            <w:rPr>
              <w:ins w:author="Sarah Sweet" w:id="134" w:date="2026-06-09T21:47:41Z"/>
              <w:rPrChange w:author="Sarah Sweet" w:id="135" w:date="2026-06-09T21:47:41Z">
                <w:rPr/>
              </w:rPrChange>
            </w:rPr>
          </w:pPr>
          <w:sdt>
            <w:sdtPr>
              <w:id w:val="-361248170"/>
              <w:tag w:val="goog_rdk_768"/>
            </w:sdtPr>
            <w:sdtContent>
              <w:ins w:author="Sarah Sweet" w:id="134" w:date="2026-06-09T21:47:41Z"/>
              <w:sdt>
                <w:sdtPr>
                  <w:id w:val="219581977"/>
                  <w:tag w:val="goog_rdk_769"/>
                </w:sdtPr>
                <w:sdtContent>
                  <w:ins w:author="Sarah Sweet" w:id="134" w:date="2026-06-09T21:47:41Z">
                    <w:r w:rsidDel="00000000" w:rsidR="00000000" w:rsidRPr="00000000">
                      <w:rPr>
                        <w:rtl w:val="0"/>
                        <w:rPrChange w:author="Sarah Sweet" w:id="135" w:date="2026-06-09T21:47:41Z">
                          <w:rPr/>
                        </w:rPrChange>
                      </w:rPr>
                      <w:t xml:space="preserve">We kindly ask you to review the data contributors’ current data sharing policies, anonymization standards, and types of data shared on their Members Pages https://vivli.org/members/ourmembers/. The anonymization standards include detailed information about our member’s approach to anonymize the data for sharing, e.g. the AGE classification.</w:t>
                    </w:r>
                  </w:ins>
                </w:sdtContent>
              </w:sdt>
              <w:ins w:author="Sarah Sweet" w:id="134" w:date="2026-06-09T21:47:41Z"/>
            </w:sdtContent>
          </w:sdt>
        </w:p>
      </w:sdtContent>
    </w:sdt>
    <w:sdt>
      <w:sdtPr>
        <w:id w:val="1199056940"/>
        <w:tag w:val="goog_rdk_773"/>
      </w:sdtPr>
      <w:sdtContent>
        <w:p w:rsidR="00000000" w:rsidDel="00000000" w:rsidP="00000000" w:rsidRDefault="00000000" w:rsidRPr="00000000" w14:paraId="000005BB">
          <w:pPr>
            <w:spacing w:after="240" w:before="240" w:lineRule="auto"/>
            <w:rPr>
              <w:ins w:author="Sarah Sweet" w:id="134" w:date="2026-06-09T21:47:41Z"/>
              <w:rPrChange w:author="Sarah Sweet" w:id="135" w:date="2026-06-09T21:47:41Z">
                <w:rPr/>
              </w:rPrChange>
            </w:rPr>
          </w:pPr>
          <w:sdt>
            <w:sdtPr>
              <w:id w:val="1215869844"/>
              <w:tag w:val="goog_rdk_771"/>
            </w:sdtPr>
            <w:sdtContent>
              <w:ins w:author="Sarah Sweet" w:id="134" w:date="2026-06-09T21:47:41Z"/>
              <w:sdt>
                <w:sdtPr>
                  <w:id w:val="-1179141456"/>
                  <w:tag w:val="goog_rdk_772"/>
                </w:sdtPr>
                <w:sdtContent>
                  <w:ins w:author="Sarah Sweet" w:id="134" w:date="2026-06-09T21:47:41Z">
                    <w:r w:rsidDel="00000000" w:rsidR="00000000" w:rsidRPr="00000000">
                      <w:rPr>
                        <w:rtl w:val="0"/>
                        <w:rPrChange w:author="Sarah Sweet" w:id="135" w:date="2026-06-09T21:47:41Z">
                          <w:rPr/>
                        </w:rPrChange>
                      </w:rPr>
                      <w:t xml:space="preserve">Please review the “Vivli policy in brief” document about active requests and active enquiries before submitting a data request: https://vivli.org/resources/resources/</w:t>
                    </w:r>
                  </w:ins>
                </w:sdtContent>
              </w:sdt>
              <w:ins w:author="Sarah Sweet" w:id="134" w:date="2026-06-09T21:47:41Z"/>
            </w:sdtContent>
          </w:sdt>
        </w:p>
      </w:sdtContent>
    </w:sdt>
    <w:sdt>
      <w:sdtPr>
        <w:id w:val="585748466"/>
        <w:tag w:val="goog_rdk_776"/>
      </w:sdtPr>
      <w:sdtContent>
        <w:p w:rsidR="00000000" w:rsidDel="00000000" w:rsidP="00000000" w:rsidRDefault="00000000" w:rsidRPr="00000000" w14:paraId="000005BC">
          <w:pPr>
            <w:spacing w:after="240" w:before="240" w:lineRule="auto"/>
            <w:rPr>
              <w:ins w:author="Sarah Sweet" w:id="134" w:date="2026-06-09T21:47:41Z"/>
              <w:rPrChange w:author="Sarah Sweet" w:id="135" w:date="2026-06-09T21:47:41Z">
                <w:rPr/>
              </w:rPrChange>
            </w:rPr>
          </w:pPr>
          <w:sdt>
            <w:sdtPr>
              <w:id w:val="791422630"/>
              <w:tag w:val="goog_rdk_774"/>
            </w:sdtPr>
            <w:sdtContent>
              <w:ins w:author="Sarah Sweet" w:id="134" w:date="2026-06-09T21:47:41Z"/>
              <w:sdt>
                <w:sdtPr>
                  <w:id w:val="-1919988035"/>
                  <w:tag w:val="goog_rdk_775"/>
                </w:sdtPr>
                <w:sdtContent>
                  <w:ins w:author="Sarah Sweet" w:id="134" w:date="2026-06-09T21:47:41Z">
                    <w:r w:rsidDel="00000000" w:rsidR="00000000" w:rsidRPr="00000000">
                      <w:rPr>
                        <w:rtl w:val="0"/>
                        <w:rPrChange w:author="Sarah Sweet" w:id="135" w:date="2026-06-09T21:47:41Z">
                          <w:rPr/>
                        </w:rPrChange>
                      </w:rPr>
                      <w:t xml:space="preserve">If you have further questions, please feel free to contact us. Once the changes are made to the data request, please re-submit them for review. Thanks! </w:t>
                    </w:r>
                  </w:ins>
                </w:sdtContent>
              </w:sdt>
              <w:ins w:author="Sarah Sweet" w:id="134" w:date="2026-06-09T21:47:41Z"/>
            </w:sdtContent>
          </w:sdt>
        </w:p>
      </w:sdtContent>
    </w:sdt>
    <w:sdt>
      <w:sdtPr>
        <w:id w:val="1003765875"/>
        <w:tag w:val="goog_rdk_779"/>
      </w:sdtPr>
      <w:sdtContent>
        <w:p w:rsidR="00000000" w:rsidDel="00000000" w:rsidP="00000000" w:rsidRDefault="00000000" w:rsidRPr="00000000" w14:paraId="000005BD">
          <w:pPr>
            <w:spacing w:after="240" w:before="240" w:lineRule="auto"/>
            <w:rPr>
              <w:ins w:author="Sarah Sweet" w:id="134" w:date="2026-06-09T21:47:41Z"/>
              <w:rPrChange w:author="Sarah Sweet" w:id="135" w:date="2026-06-09T21:47:41Z">
                <w:rPr/>
              </w:rPrChange>
            </w:rPr>
          </w:pPr>
          <w:sdt>
            <w:sdtPr>
              <w:id w:val="1430319036"/>
              <w:tag w:val="goog_rdk_777"/>
            </w:sdtPr>
            <w:sdtContent>
              <w:ins w:author="Sarah Sweet" w:id="134" w:date="2026-06-09T21:47:41Z"/>
              <w:sdt>
                <w:sdtPr>
                  <w:id w:val="-1855994423"/>
                  <w:tag w:val="goog_rdk_778"/>
                </w:sdtPr>
                <w:sdtContent>
                  <w:ins w:author="Sarah Sweet" w:id="134" w:date="2026-06-09T21:47:41Z">
                    <w:r w:rsidDel="00000000" w:rsidR="00000000" w:rsidRPr="00000000">
                      <w:rPr>
                        <w:rtl w:val="0"/>
                        <w:rPrChange w:author="Sarah Sweet" w:id="135" w:date="2026-06-09T21:47:41Z">
                          <w:rPr/>
                        </w:rPrChange>
                      </w:rPr>
                      <w:t xml:space="preserve">Regards, </w:t>
                    </w:r>
                  </w:ins>
                </w:sdtContent>
              </w:sdt>
              <w:ins w:author="Sarah Sweet" w:id="134" w:date="2026-06-09T21:47:41Z"/>
            </w:sdtContent>
          </w:sdt>
        </w:p>
      </w:sdtContent>
    </w:sdt>
    <w:sdt>
      <w:sdtPr>
        <w:id w:val="-1122378480"/>
        <w:tag w:val="goog_rdk_782"/>
      </w:sdtPr>
      <w:sdtContent>
        <w:p w:rsidR="00000000" w:rsidDel="00000000" w:rsidP="00000000" w:rsidRDefault="00000000" w:rsidRPr="00000000" w14:paraId="000005BE">
          <w:pPr>
            <w:spacing w:after="240" w:before="240" w:lineRule="auto"/>
            <w:rPr>
              <w:ins w:author="Sarah Sweet" w:id="134" w:date="2026-06-09T21:47:41Z"/>
              <w:rPrChange w:author="Sarah Sweet" w:id="135" w:date="2026-06-09T21:47:41Z">
                <w:rPr/>
              </w:rPrChange>
            </w:rPr>
          </w:pPr>
          <w:sdt>
            <w:sdtPr>
              <w:id w:val="-1697725838"/>
              <w:tag w:val="goog_rdk_780"/>
            </w:sdtPr>
            <w:sdtContent>
              <w:ins w:author="Sarah Sweet" w:id="134" w:date="2026-06-09T21:47:41Z"/>
              <w:sdt>
                <w:sdtPr>
                  <w:id w:val="713607506"/>
                  <w:tag w:val="goog_rdk_781"/>
                </w:sdtPr>
                <w:sdtContent>
                  <w:ins w:author="Sarah Sweet" w:id="134" w:date="2026-06-09T21:47:41Z">
                    <w:r w:rsidDel="00000000" w:rsidR="00000000" w:rsidRPr="00000000">
                      <w:rPr>
                        <w:rtl w:val="0"/>
                        <w:rPrChange w:author="Sarah Sweet" w:id="135" w:date="2026-06-09T21:47:41Z">
                          <w:rPr/>
                        </w:rPrChange>
                      </w:rPr>
                      <w:t xml:space="preserve">The Vivli Team. </w:t>
                    </w:r>
                  </w:ins>
                </w:sdtContent>
              </w:sdt>
              <w:ins w:author="Sarah Sweet" w:id="134" w:date="2026-06-09T21:47:41Z"/>
            </w:sdtContent>
          </w:sdt>
        </w:p>
      </w:sdtContent>
    </w:sdt>
    <w:sdt>
      <w:sdtPr>
        <w:id w:val="1734662001"/>
        <w:tag w:val="goog_rdk_785"/>
      </w:sdtPr>
      <w:sdtContent>
        <w:p w:rsidR="00000000" w:rsidDel="00000000" w:rsidP="00000000" w:rsidRDefault="00000000" w:rsidRPr="00000000" w14:paraId="000005BF">
          <w:pPr>
            <w:spacing w:after="240" w:before="240" w:lineRule="auto"/>
            <w:rPr>
              <w:ins w:author="Sarah Sweet" w:id="134" w:date="2026-06-09T21:47:41Z"/>
              <w:rPrChange w:author="Sarah Sweet" w:id="135" w:date="2026-06-09T21:47:41Z">
                <w:rPr/>
              </w:rPrChange>
            </w:rPr>
          </w:pPr>
          <w:sdt>
            <w:sdtPr>
              <w:id w:val="-397722959"/>
              <w:tag w:val="goog_rdk_783"/>
            </w:sdtPr>
            <w:sdtContent>
              <w:ins w:author="Sarah Sweet" w:id="134" w:date="2026-06-09T21:47:41Z">
                <w:r w:rsidDel="00000000" w:rsidR="00000000" w:rsidRPr="00000000">
                  <w:fldChar w:fldCharType="begin"/>
                </w:r>
                <w:r w:rsidDel="00000000" w:rsidR="00000000" w:rsidRPr="00000000">
                  <w:instrText xml:space="preserve">HYPERLINK "https://app.getguru.com/card/TgqdMkyc/Form-check-failed-downloadable-studies-only"</w:instrText>
                </w:r>
                <w:r w:rsidDel="00000000" w:rsidR="00000000" w:rsidRPr="00000000">
                  <w:fldChar w:fldCharType="separate"/>
                </w:r>
                <w:r w:rsidDel="00000000" w:rsidR="00000000" w:rsidRPr="00000000">
                  <w:rPr>
                    <w:color w:val="1155cc"/>
                    <w:u w:val="single"/>
                    <w:rtl w:val="0"/>
                  </w:rPr>
                  <w:t xml:space="preserve">https://app.getguru.com/card/TgqdMkyc/Form-check-failed-downloadable-studies-only</w:t>
                </w:r>
                <w:r w:rsidDel="00000000" w:rsidR="00000000" w:rsidRPr="00000000">
                  <w:fldChar w:fldCharType="end"/>
                </w:r>
              </w:ins>
              <w:sdt>
                <w:sdtPr>
                  <w:id w:val="-1888186105"/>
                  <w:tag w:val="goog_rdk_784"/>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1176439262"/>
        <w:tag w:val="goog_rdk_788"/>
      </w:sdtPr>
      <w:sdtContent>
        <w:p w:rsidR="00000000" w:rsidDel="00000000" w:rsidP="00000000" w:rsidRDefault="00000000" w:rsidRPr="00000000" w14:paraId="000005C0">
          <w:pPr>
            <w:spacing w:after="240" w:before="240" w:lineRule="auto"/>
            <w:rPr>
              <w:ins w:author="Sarah Sweet" w:id="134" w:date="2026-06-09T21:47:41Z"/>
              <w:rPrChange w:author="Sarah Sweet" w:id="135" w:date="2026-06-09T21:47:41Z">
                <w:rPr/>
              </w:rPrChange>
            </w:rPr>
          </w:pPr>
          <w:sdt>
            <w:sdtPr>
              <w:id w:val="1588603147"/>
              <w:tag w:val="goog_rdk_786"/>
            </w:sdtPr>
            <w:sdtContent>
              <w:ins w:author="Sarah Sweet" w:id="134" w:date="2026-06-09T21:47:41Z"/>
              <w:sdt>
                <w:sdtPr>
                  <w:id w:val="1985943277"/>
                  <w:tag w:val="goog_rdk_787"/>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144351837"/>
        <w:tag w:val="goog_rdk_791"/>
      </w:sdtPr>
      <w:sdtContent>
        <w:p w:rsidR="00000000" w:rsidDel="00000000" w:rsidP="00000000" w:rsidRDefault="00000000" w:rsidRPr="00000000" w14:paraId="000005C1">
          <w:pPr>
            <w:spacing w:before="200" w:lineRule="auto"/>
            <w:rPr>
              <w:ins w:author="Sarah Sweet" w:id="134" w:date="2026-06-09T21:47:41Z"/>
              <w:rPrChange w:author="Sarah Sweet" w:id="135" w:date="2026-06-09T21:47:41Z">
                <w:rPr/>
              </w:rPrChange>
            </w:rPr>
          </w:pPr>
          <w:sdt>
            <w:sdtPr>
              <w:id w:val="799879851"/>
              <w:tag w:val="goog_rdk_789"/>
            </w:sdtPr>
            <w:sdtContent>
              <w:ins w:author="Sarah Sweet" w:id="134" w:date="2026-06-09T21:47:41Z"/>
              <w:sdt>
                <w:sdtPr>
                  <w:id w:val="568400024"/>
                  <w:tag w:val="goog_rdk_790"/>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424305470"/>
        <w:tag w:val="goog_rdk_794"/>
      </w:sdtPr>
      <w:sdtContent>
        <w:p w:rsidR="00000000" w:rsidDel="00000000" w:rsidP="00000000" w:rsidRDefault="00000000" w:rsidRPr="00000000" w14:paraId="000005C2">
          <w:pPr>
            <w:spacing w:before="200" w:lineRule="auto"/>
            <w:rPr>
              <w:ins w:author="Sarah Sweet" w:id="134" w:date="2026-06-09T21:47:41Z"/>
              <w:rPrChange w:author="Sarah Sweet" w:id="135" w:date="2026-06-09T21:47:41Z">
                <w:rPr/>
              </w:rPrChange>
            </w:rPr>
          </w:pPr>
          <w:sdt>
            <w:sdtPr>
              <w:id w:val="-1241596127"/>
              <w:tag w:val="goog_rdk_792"/>
            </w:sdtPr>
            <w:sdtContent>
              <w:ins w:author="Sarah Sweet" w:id="134" w:date="2026-06-09T21:47:41Z"/>
              <w:sdt>
                <w:sdtPr>
                  <w:id w:val="837347969"/>
                  <w:tag w:val="goog_rdk_793"/>
                </w:sdtPr>
                <w:sdtContent>
                  <w:ins w:author="Sarah Sweet" w:id="134" w:date="2026-06-09T21:47:41Z">
                    <w:r w:rsidDel="00000000" w:rsidR="00000000" w:rsidRPr="00000000">
                      <w:rPr>
                        <w:rtl w:val="0"/>
                      </w:rPr>
                    </w:r>
                  </w:ins>
                </w:sdtContent>
              </w:sdt>
              <w:ins w:author="Sarah Sweet" w:id="134" w:date="2026-06-09T21:47:41Z"/>
            </w:sdtContent>
          </w:sdt>
        </w:p>
      </w:sdtContent>
    </w:sdt>
    <w:sdt>
      <w:sdtPr>
        <w:id w:val="-679342666"/>
        <w:tag w:val="goog_rdk_797"/>
      </w:sdtPr>
      <w:sdtContent>
        <w:p w:rsidR="00000000" w:rsidDel="00000000" w:rsidP="00000000" w:rsidRDefault="00000000" w:rsidRPr="00000000" w14:paraId="000005C3">
          <w:pPr>
            <w:spacing w:before="200" w:lineRule="auto"/>
            <w:rPr>
              <w:ins w:author="Sarah Sweet" w:id="134" w:date="2026-06-09T21:47:41Z"/>
              <w:rPrChange w:author="Sarah Sweet" w:id="135" w:date="2026-06-09T21:47:41Z">
                <w:rPr/>
              </w:rPrChange>
            </w:rPr>
          </w:pPr>
          <w:sdt>
            <w:sdtPr>
              <w:id w:val="-1891354833"/>
              <w:tag w:val="goog_rdk_795"/>
            </w:sdtPr>
            <w:sdtContent>
              <w:ins w:author="Sarah Sweet" w:id="134" w:date="2026-06-09T21:47:41Z"/>
              <w:sdt>
                <w:sdtPr>
                  <w:id w:val="185277213"/>
                  <w:tag w:val="goog_rdk_796"/>
                </w:sdtPr>
                <w:sdtContent>
                  <w:ins w:author="Sarah Sweet" w:id="134" w:date="2026-06-09T21:47:41Z">
                    <w:r w:rsidDel="00000000" w:rsidR="00000000" w:rsidRPr="00000000">
                      <w:rPr>
                        <w:rtl w:val="0"/>
                      </w:rPr>
                    </w:r>
                  </w:ins>
                </w:sdtContent>
              </w:sdt>
              <w:ins w:author="Sarah Sweet" w:id="134" w:date="2026-06-09T21:47:41Z"/>
            </w:sdtContent>
          </w:sdt>
        </w:p>
      </w:sdtContent>
    </w:sdt>
    <w:p w:rsidR="00000000" w:rsidDel="00000000" w:rsidP="00000000" w:rsidRDefault="00000000" w:rsidRPr="00000000" w14:paraId="000005C4">
      <w:pPr>
        <w:spacing w:before="200" w:lineRule="auto"/>
        <w:rPr/>
      </w:pPr>
      <w:r w:rsidDel="00000000" w:rsidR="00000000" w:rsidRPr="00000000">
        <w:rPr>
          <w:rtl w:val="0"/>
        </w:rPr>
      </w:r>
    </w:p>
    <w:sectPr>
      <w:headerReference r:id="rId93" w:type="default"/>
      <w:footerReference r:id="rId94"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rutha Baskaran" w:id="22" w:date="2026-06-09T12:48:17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AI agent Validate that this step has been complete? Do we allow researchers to submit the data request without completing the MedDRA training? @ssweet@vivli.org</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ssweet@vivli.org_</w:t>
      </w:r>
    </w:p>
  </w:comment>
  <w:comment w:author="Sarah Sweet" w:id="23" w:date="2026-06-09T20:43:31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 must confirm that MedDRA coding will not be interpreted (this will be input in "Other Information" field)</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MedDRA training certificates are uploaded as attachments to the data request under the "Attachments" section</w:t>
      </w:r>
    </w:p>
  </w:comment>
  <w:comment w:author="Catherine D'Arcy" w:id="24" w:date="2026-06-09T11:46:01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Abbreviations need to be spelled out in the first instance throughout the application. Can the system do a sweep of the application and list out all the abbreviations, their suggested full form, and the section where they occur first and provide this is one statement to the researcher?</w:t>
      </w:r>
    </w:p>
  </w:comment>
  <w:comment w:author="Amrutha Baskaran" w:id="33" w:date="2026-06-09T12:57:44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needs to check if the studies matches the SAP;</w:t>
      </w:r>
    </w:p>
  </w:comment>
  <w:comment w:author="Amrutha Baskaran" w:id="28" w:date="2026-06-09T12:52:29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elaborate this for AI</w:t>
      </w:r>
    </w:p>
  </w:comment>
  <w:comment w:author="Amrutha Baskaran" w:id="29" w:date="2026-06-09T12:54:08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issue in doing this check in the first form check? @cdarcy@vivli.org</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cdarcy@vivli.org_</w:t>
      </w:r>
    </w:p>
  </w:comment>
  <w:comment w:author="Amrutha Baskaran" w:id="5" w:date="2026-06-10T14:59:06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@naveen.rajan@ascendion.com</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naveen.rajan@ascendion.com_</w:t>
      </w:r>
    </w:p>
  </w:comment>
  <w:comment w:author="Amrutha Baskaran" w:id="19" w:date="2026-06-09T12:40:02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This is not a validation check. This is a one time standard response.</w:t>
      </w:r>
    </w:p>
  </w:comment>
  <w:comment w:author="Amrutha Baskaran" w:id="25" w:date="2026-06-09T12:48:59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human step not for AI agent</w:t>
      </w:r>
    </w:p>
  </w:comment>
  <w:comment w:author="Amrutha Baskaran" w:id="0" w:date="2026-06-09T12:22:29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@cdarcy@vivli.org @ssweet@vivli.org to provide email  templates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ssweet@vivli.org_</w:t>
      </w:r>
    </w:p>
  </w:comment>
  <w:comment w:author="Amrutha Baskaran" w:id="2" w:date="2026-06-10T14:41:55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@cdarcy@vivli.org @ssweet@vivli.org to provide email templates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cdarcy@vivli.org_</w:t>
      </w:r>
    </w:p>
  </w:comment>
  <w:comment w:author="Sarah Sweet" w:id="20" w:date="2026-06-08T13:45:13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ALL studies in the data request have study settings as "Downloadable", do not include this bit of the standard note.</w:t>
      </w:r>
    </w:p>
  </w:comment>
  <w:comment w:author="Sarah Sweet" w:id="7" w:date="2026-06-10T21:31:22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separate these guru cards out</w:t>
      </w:r>
    </w:p>
  </w:comment>
  <w:comment w:author="Amrutha Baskaran" w:id="17" w:date="2026-06-08T12:36:33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escalation. Copy this to top section</w:t>
      </w:r>
    </w:p>
  </w:comment>
  <w:comment w:author="Amrutha Baskaran" w:id="6" w:date="2026-06-08T12:15:51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easy it to add additional exception criteria in the future?</w:t>
      </w:r>
    </w:p>
  </w:comment>
  <w:comment w:author="Amrutha Baskaran" w:id="8" w:date="2026-06-08T12:19:45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step needed since we are listing the embargoes research team above? @ssweet@vivli.org</w:t>
      </w:r>
    </w:p>
  </w:comment>
  <w:comment w:author="Sarah Sweet" w:id="9" w:date="2026-06-09T18:59:59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needed anymore, we have listed all embargo'ed researchers on the guru card</w:t>
      </w:r>
    </w:p>
  </w:comment>
  <w:comment w:author="Catherine D'Arcy" w:id="12" w:date="2026-06-08T09:13:14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needs to be real information, not just 'n/a'</w:t>
      </w:r>
    </w:p>
  </w:comment>
  <w:comment w:author="Catherine D'Arcy" w:id="13" w:date="2026-06-08T09:13:14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needs to be real information, not just 'n/a'</w:t>
      </w:r>
    </w:p>
  </w:comment>
  <w:comment w:author="Catherine D'Arcy" w:id="14" w:date="2026-06-08T09:13:14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needs to be real information, not just 'n/a'</w:t>
      </w:r>
    </w:p>
  </w:comment>
  <w:comment w:author="Catherine D'Arcy" w:id="15" w:date="2026-06-08T09:13:14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needs to be real information, not just 'n/a'</w:t>
      </w:r>
    </w:p>
  </w:comment>
  <w:comment w:author="Catherine D'Arcy" w:id="16" w:date="2026-06-08T09:13:14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needs to be real information, not just 'n/a'</w:t>
      </w:r>
    </w:p>
  </w:comment>
  <w:comment w:author="Amrutha Baskaran" w:id="1" w:date="2026-06-09T15:29:56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@naveen.rajan@ascendion.com</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naveen.rajan@ascendion.com_</w:t>
      </w:r>
    </w:p>
  </w:comment>
  <w:comment w:author="Amrutha Baskaran" w:id="3" w:date="2026-06-09T15:30:10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@naveen.rajan@ascendion.com</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naveen.rajan@ascendion.com_</w:t>
      </w:r>
    </w:p>
  </w:comment>
  <w:comment w:author="Amrutha Baskaran" w:id="4" w:date="2026-06-09T15:30:25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@naveen.rajan@ascendion.com</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naveen.rajan@ascendion.com_</w:t>
      </w:r>
    </w:p>
  </w:comment>
  <w:comment w:author="Sarah Sweet" w:id="36" w:date="2026-06-08T13:51:25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ALL studies in the data request have study settings "Downloadable" do not send this note</w:t>
      </w:r>
    </w:p>
  </w:comment>
  <w:comment w:author="Sarah Sweet" w:id="21" w:date="2026-06-08T13:46:30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ALL studies in the data request have study settings as "Downloadable", do not include this standard note</w:t>
      </w:r>
    </w:p>
  </w:comment>
  <w:comment w:author="Sarah Sweet" w:id="45" w:date="2026-06-08T13:52:33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ALL studies in the request have study settings 'downloadable' remove these 2 paragraphs of the standard response</w:t>
      </w:r>
    </w:p>
  </w:comment>
  <w:comment w:author="Catherine D'Arcy" w:id="18" w:date="2026-06-08T09:22:17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will often respond that they are booked onto a MedDRA course and will update a certificate at a later date, so this will need to be taken into account for a 2nd or 3rd round form check</w:t>
      </w:r>
    </w:p>
  </w:comment>
  <w:comment w:author="Catherine D'Arcy" w:id="35" w:date="2026-06-09T14:57:50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needs to be edited depending on who the data contributors are.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study data contributors will be labelled as the following in the platform:</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NIAID (a data-sharing platform funded by the National Institutes of Health)</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BioLINCC (a data-sharing platform funded by the National Institutes of Health)</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National Institute of Child Health and Human Development (NICHD)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NIDDK Central Repository</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ImmPort (a data-sharing platform funded by the National Institutes of Health)</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Project Data Sphere</w:t>
      </w:r>
    </w:p>
  </w:comment>
  <w:comment w:author="Catherine D'Arcy" w:id="11" w:date="2026-06-08T09:14:25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send if they also mention "we", use the standard response below</w:t>
      </w:r>
    </w:p>
  </w:comment>
  <w:comment w:author="Catherine D'Arcy" w:id="30" w:date="2026-06-08T09:44:10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this to the pre-form checks</w:t>
      </w:r>
    </w:p>
  </w:comment>
  <w:comment w:author="Catherine D'Arcy" w:id="27" w:date="2026-06-08T09:33:17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send standard response #3 or #4, not both</w:t>
      </w:r>
    </w:p>
  </w:comment>
  <w:comment w:author="Catherine D'Arcy" w:id="32" w:date="2026-06-08T09:52:41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ditto</w:t>
      </w:r>
    </w:p>
  </w:comment>
  <w:comment w:author="Catherine D'Arcy" w:id="31" w:date="2026-06-08T09:52:30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appropriate data contributor name</w:t>
      </w:r>
    </w:p>
  </w:comment>
  <w:comment w:author="Catherine D'Arcy" w:id="41" w:date="2026-06-08T10:05:39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pre-form check</w:t>
      </w:r>
    </w:p>
  </w:comment>
  <w:comment w:author="Catherine D'Arcy" w:id="42" w:date="2026-06-08T10:05:50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pre-form check</w:t>
      </w:r>
    </w:p>
  </w:comment>
  <w:comment w:author="Sarah Sweet" w:id="43" w:date="2026-06-09T21:42:13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first bit is a Vivli admin action only</w:t>
      </w:r>
    </w:p>
  </w:comment>
  <w:comment w:author="Catherine D'Arcy" w:id="26" w:date="2026-06-08T09:31:22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appropriate field name</w:t>
      </w:r>
    </w:p>
  </w:comment>
  <w:comment w:author="Catherine D'Arcy" w:id="10" w:date="2026-06-10T09:27:54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pre-form check added</w:t>
      </w:r>
    </w:p>
  </w:comment>
  <w:comment w:author="Catherine D'Arcy" w:id="37" w:date="2026-06-08T10:01:06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pre-form checks</w:t>
      </w:r>
    </w:p>
  </w:comment>
  <w:comment w:author="Catherine D'Arcy" w:id="34" w:date="2026-06-08T09:57:31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pre-form checks above for full names for these data contributors</w:t>
      </w:r>
    </w:p>
  </w:comment>
  <w:comment w:author="Catherine D'Arcy" w:id="44" w:date="2026-06-08T10:07:39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send these messages once</w:t>
      </w:r>
    </w:p>
  </w:comment>
  <w:comment w:author="Catherine D'Arcy" w:id="40" w:date="2026-06-08T10:03:40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a pre-form check</w:t>
      </w:r>
    </w:p>
  </w:comment>
  <w:comment w:author="Catherine D'Arcy" w:id="38" w:date="2026-06-08T10:02:05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moved to a pre-form check?</w:t>
      </w:r>
    </w:p>
  </w:comment>
  <w:comment w:author="Sarah Sweet" w:id="39" w:date="2026-06-08T13:36:26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pre-form check section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C8" w15:done="0"/>
  <w15:commentEx w15:paraId="000005CB" w15:paraIdParent="000005C8" w15:done="0"/>
  <w15:commentEx w15:paraId="000005CC" w15:done="0"/>
  <w15:commentEx w15:paraId="000005CD" w15:done="0"/>
  <w15:commentEx w15:paraId="000005CE" w15:done="0"/>
  <w15:commentEx w15:paraId="000005D0" w15:done="0"/>
  <w15:commentEx w15:paraId="000005D2" w15:done="0"/>
  <w15:commentEx w15:paraId="000005D3" w15:done="0"/>
  <w15:commentEx w15:paraId="000005D4" w15:done="0"/>
  <w15:commentEx w15:paraId="000005D6" w15:done="0"/>
  <w15:commentEx w15:paraId="000005D8" w15:done="0"/>
  <w15:commentEx w15:paraId="000005D9" w15:done="0"/>
  <w15:commentEx w15:paraId="000005DA" w15:done="0"/>
  <w15:commentEx w15:paraId="000005DB" w15:done="0"/>
  <w15:commentEx w15:paraId="000005DC" w15:done="0"/>
  <w15:commentEx w15:paraId="000005DD" w15:done="0"/>
  <w15:commentEx w15:paraId="000005DE" w15:paraIdParent="000005DD" w15:done="0"/>
  <w15:commentEx w15:paraId="000005DF" w15:done="0"/>
  <w15:commentEx w15:paraId="000005E0" w15:done="0"/>
  <w15:commentEx w15:paraId="000005E1" w15:done="0"/>
  <w15:commentEx w15:paraId="000005E2" w15:done="0"/>
  <w15:commentEx w15:paraId="000005E3" w15:done="0"/>
  <w15:commentEx w15:paraId="000005E5" w15:done="0"/>
  <w15:commentEx w15:paraId="000005E7" w15:done="0"/>
  <w15:commentEx w15:paraId="000005E9" w15:done="0"/>
  <w15:commentEx w15:paraId="000005EA" w15:done="0"/>
  <w15:commentEx w15:paraId="000005EB" w15:done="0"/>
  <w15:commentEx w15:paraId="000005EC" w15:done="0"/>
  <w15:commentEx w15:paraId="000005ED" w15:done="0"/>
  <w15:commentEx w15:paraId="000005F6" w15:done="0"/>
  <w15:commentEx w15:paraId="000005F7" w15:done="0"/>
  <w15:commentEx w15:paraId="000005F8" w15:done="0"/>
  <w15:commentEx w15:paraId="000005F9" w15:done="0"/>
  <w15:commentEx w15:paraId="000005FA" w15:done="0"/>
  <w15:commentEx w15:paraId="000005FB" w15:done="0"/>
  <w15:commentEx w15:paraId="000005FC" w15:done="0"/>
  <w15:commentEx w15:paraId="000005FD" w15:done="0"/>
  <w15:commentEx w15:paraId="000005FE" w15:done="0"/>
  <w15:commentEx w15:paraId="000005FF" w15:done="0"/>
  <w15:commentEx w15:paraId="00000600" w15:done="0"/>
  <w15:commentEx w15:paraId="00000601" w15:done="0"/>
  <w15:commentEx w15:paraId="00000602" w15:done="0"/>
  <w15:commentEx w15:paraId="00000603" w15:done="0"/>
  <w15:commentEx w15:paraId="00000604" w15:done="0"/>
  <w15:commentEx w15:paraId="00000605" w15:done="0"/>
  <w15:commentEx w15:paraId="00000606" w15:paraIdParent="000006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pBdr>
        <w:top w:color="bfbfbf" w:space="4" w:sz="4" w:val="single"/>
      </w:pBdr>
      <w:tabs>
        <w:tab w:val="right" w:leader="none" w:pos="9360"/>
      </w:tabs>
      <w:rPr/>
    </w:pPr>
    <w:r w:rsidDel="00000000" w:rsidR="00000000" w:rsidRPr="00000000">
      <w:rPr>
        <w:color w:val="999999"/>
        <w:sz w:val="16"/>
        <w:szCs w:val="16"/>
        <w:rtl w:val="0"/>
      </w:rPr>
      <w:t xml:space="preserve">Vivli Platform  ·  Confidential</w:t>
    </w:r>
    <w:r w:rsidDel="00000000" w:rsidR="00000000" w:rsidRPr="00000000">
      <w:rPr>
        <w:sz w:val="16"/>
        <w:szCs w:val="16"/>
        <w:rtl w:val="0"/>
      </w:rPr>
      <w:tab/>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pBdr>
        <w:bottom w:color="2e75b6" w:space="4" w:sz="6" w:val="single"/>
      </w:pBdr>
      <w:tabs>
        <w:tab w:val="right" w:leader="none" w:pos="9360"/>
      </w:tabs>
      <w:spacing w:after="100" w:lineRule="auto"/>
      <w:rPr/>
    </w:pPr>
    <w:r w:rsidDel="00000000" w:rsidR="00000000" w:rsidRPr="00000000">
      <w:rPr>
        <w:b w:val="1"/>
        <w:bCs w:val="1"/>
        <w:color w:val="1f3864"/>
        <w:rtl w:val="0"/>
      </w:rPr>
      <w:t xml:space="preserve">Functional Requirements  —  Form Validation Rules</w:t>
    </w:r>
    <w:r w:rsidDel="00000000" w:rsidR="00000000" w:rsidRPr="00000000">
      <w:rPr>
        <w:color w:val="888888"/>
        <w:sz w:val="18"/>
        <w:szCs w:val="18"/>
        <w:rtl w:val="0"/>
      </w:rPr>
      <w:tab/>
      <w:t xml:space="preserve">  RQ-134  ·  Ascendion  ·  High Priority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alibri" w:cs="Calibri" w:eastAsia="Calibri" w:hAnsi="Calibri"/>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getguru.com/card/c69oG67i/If-the-Statistician-does-not-meet-requirements" TargetMode="External"/><Relationship Id="rId84" Type="http://schemas.openxmlformats.org/officeDocument/2006/relationships/hyperlink" Target="https://app.getguru.com/card/cp9oGeAi/MedDRA-training-needed" TargetMode="External"/><Relationship Id="rId83" Type="http://schemas.openxmlformats.org/officeDocument/2006/relationships/hyperlink" Target="https://app.getguru.com/card/c8ELazyi/Specific-outcome-elements-needs-more-information" TargetMode="External"/><Relationship Id="rId42" Type="http://schemas.openxmlformats.org/officeDocument/2006/relationships/hyperlink" Target="https://app.getguru.com/card/Tbqbk7xc/COI-is-missing-explanation" TargetMode="External"/><Relationship Id="rId86" Type="http://schemas.openxmlformats.org/officeDocument/2006/relationships/hyperlink" Target="https://app.getguru.com/card/ik5dLART/Genomic-request-has-an-inadequate-SAP" TargetMode="External"/><Relationship Id="rId41" Type="http://schemas.openxmlformats.org/officeDocument/2006/relationships/hyperlink" Target="https://app.getguru.com/card/Tbqbk7xc/COI-is-missing-explanation" TargetMode="External"/><Relationship Id="rId85" Type="http://schemas.openxmlformats.org/officeDocument/2006/relationships/hyperlink" Target="https://app.getguru.com/card/T69oL8Kc/Publication-plan-does-not-list-journals-and-conferences" TargetMode="External"/><Relationship Id="rId44" Type="http://schemas.openxmlformats.org/officeDocument/2006/relationships/hyperlink" Target="https://app.getguru.com/card/c7XakbXi/COI-and-funding-field-mention-industry-sponsors" TargetMode="External"/><Relationship Id="rId88" Type="http://schemas.openxmlformats.org/officeDocument/2006/relationships/hyperlink" Target="https://app.getguru.com/card/To5dkRBc/SAP-doesnt-mention-Missing-data" TargetMode="External"/><Relationship Id="rId43" Type="http://schemas.openxmlformats.org/officeDocument/2006/relationships/hyperlink" Target="https://app.getguru.com/card/c7XakbXi/COI-and-funding-field-mention-industry-sponsors" TargetMode="External"/><Relationship Id="rId87" Type="http://schemas.openxmlformats.org/officeDocument/2006/relationships/hyperlink" Target="https://app.getguru.com/card/c8ELkdyi/Maintaining-study-independence-with-1-study" TargetMode="External"/><Relationship Id="rId46" Type="http://schemas.openxmlformats.org/officeDocument/2006/relationships/hyperlink" Target="https://app.getguru.com/card/T8ELa8Mc/Research-Team-is-from-forprofit-company-COI-field" TargetMode="External"/><Relationship Id="rId45" Type="http://schemas.openxmlformats.org/officeDocument/2006/relationships/hyperlink" Target="https://app.getguru.com/card/T8ELa8Mc/Research-Team-is-from-forprofit-company-COI-field" TargetMode="External"/><Relationship Id="rId89" Type="http://schemas.openxmlformats.org/officeDocument/2006/relationships/hyperlink" Target="https://app.getguru.com/card/TdrdLzxc/Requested-studies-dont-match-the-analysis" TargetMode="External"/><Relationship Id="rId80" Type="http://schemas.openxmlformats.org/officeDocument/2006/relationships/hyperlink" Target="https://app.getguru.com/card/cRXRkB9i/Hypothesis-missing-AIML-request" TargetMode="External"/><Relationship Id="rId82" Type="http://schemas.openxmlformats.org/officeDocument/2006/relationships/hyperlink" Target="https://app.getguru.com/card/ik5dGbRT/External-data-confirmation" TargetMode="External"/><Relationship Id="rId81" Type="http://schemas.openxmlformats.org/officeDocument/2006/relationships/hyperlink" Target="https://app.getguru.com/card/cp9oGeAi/MedDRA-training-neede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app.getguru.com/card/c9Eak9Ai/Position-field-is-missing" TargetMode="External"/><Relationship Id="rId47" Type="http://schemas.openxmlformats.org/officeDocument/2006/relationships/hyperlink" Target="https://app.getguru.com/card/c9Eak9Ai/Position-field-is-missing" TargetMode="External"/><Relationship Id="rId49" Type="http://schemas.openxmlformats.org/officeDocument/2006/relationships/hyperlink" Target="http://orcid.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app.getguru.com/card/TrEoGrec/Check-for-additional-researchers-when-we-is-mentioned" TargetMode="External"/><Relationship Id="rId72" Type="http://schemas.openxmlformats.org/officeDocument/2006/relationships/hyperlink" Target="https://app.getguru.com/card/TrEoGrec/Check-for-additional-researchers-when-we-is-mentioned" TargetMode="External"/><Relationship Id="rId31" Type="http://schemas.openxmlformats.org/officeDocument/2006/relationships/hyperlink" Target="https://app.getguru.com/card/T4BKyBdc/AFT-requests-Non-AFT-PI-requests-TransPALLAS-study" TargetMode="External"/><Relationship Id="rId75" Type="http://schemas.openxmlformats.org/officeDocument/2006/relationships/hyperlink" Target="https://app.getguru.com/card/cBo4ynki/Title-of-Proposed-Research-needs-to-be-updated-" TargetMode="External"/><Relationship Id="rId30" Type="http://schemas.openxmlformats.org/officeDocument/2006/relationships/hyperlink" Target="https://app.getguru.com/card/c69oXn6i/JJ-NIAID-NIDDK-Project-Data-Sphere-ImmPort-or-BioLINCC-DASH-onlyrequests" TargetMode="External"/><Relationship Id="rId74" Type="http://schemas.openxmlformats.org/officeDocument/2006/relationships/hyperlink" Target="https://app.getguru.com/card/cBo4ynki/Title-of-Proposed-Research-needs-to-be-updated-" TargetMode="External"/><Relationship Id="rId33" Type="http://schemas.openxmlformats.org/officeDocument/2006/relationships/hyperlink" Target="https://app.getguru.com/card/c9Eak9Ai/Position-field-is-missing" TargetMode="External"/><Relationship Id="rId77" Type="http://schemas.openxmlformats.org/officeDocument/2006/relationships/hyperlink" Target="https://app.getguru.com/card/T7XakRnc/Lay-summary-has-been-rewritten" TargetMode="External"/><Relationship Id="rId32" Type="http://schemas.openxmlformats.org/officeDocument/2006/relationships/hyperlink" Target="https://app.getguru.com/card/TrEkaeBc/5535-Research-teams-under-embargo" TargetMode="External"/><Relationship Id="rId76" Type="http://schemas.openxmlformats.org/officeDocument/2006/relationships/hyperlink" Target="https://app.getguru.com/card/T7XakRnc/Lay-summary-has-been-rewritten" TargetMode="External"/><Relationship Id="rId35" Type="http://schemas.openxmlformats.org/officeDocument/2006/relationships/hyperlink" Target="https://app.getguru.com/card/TRXRk7ac/PI-has-more-than-one-affiliation" TargetMode="External"/><Relationship Id="rId79" Type="http://schemas.openxmlformats.org/officeDocument/2006/relationships/hyperlink" Target="https://app.getguru.com/card/ie5dgbdT/AimsObjectivesHypothesis-is-insufficient" TargetMode="External"/><Relationship Id="rId34" Type="http://schemas.openxmlformats.org/officeDocument/2006/relationships/hyperlink" Target="https://app.getguru.com/card/c9Eak9Ai/Position-field-is-missing" TargetMode="External"/><Relationship Id="rId78" Type="http://schemas.openxmlformats.org/officeDocument/2006/relationships/hyperlink" Target="https://app.getguru.com/card/cxELazgi/Lay-summary-is-missing-or-not-enough-information" TargetMode="External"/><Relationship Id="rId71" Type="http://schemas.openxmlformats.org/officeDocument/2006/relationships/hyperlink" Target="https://app.getguru.com/card/iRXRk7yT/Additional-research-team-member-information-is-incomplete" TargetMode="External"/><Relationship Id="rId70" Type="http://schemas.openxmlformats.org/officeDocument/2006/relationships/hyperlink" Target="https://app.getguru.com/card/iRXRk7yT/Additional-research-team-member-information-is-incomplete" TargetMode="External"/><Relationship Id="rId37" Type="http://schemas.openxmlformats.org/officeDocument/2006/relationships/hyperlink" Target="https://app.getguru.com/card/iALpoE4T/Research-team-members-from-multiple-institutions" TargetMode="External"/><Relationship Id="rId36" Type="http://schemas.openxmlformats.org/officeDocument/2006/relationships/hyperlink" Target="https://app.getguru.com/card/ip9oGpeT/Primary-affiliation-of-research-team-member" TargetMode="External"/><Relationship Id="rId39" Type="http://schemas.openxmlformats.org/officeDocument/2006/relationships/hyperlink" Target="https://app.getguru.com/card/c69oG67i/If-the-Statistician-does-not-meet-requirements" TargetMode="External"/><Relationship Id="rId38" Type="http://schemas.openxmlformats.org/officeDocument/2006/relationships/hyperlink" Target="https://app.getguru.com/card/iALpoE4T/Research-team-members-from-multiple-institutions" TargetMode="External"/><Relationship Id="rId62" Type="http://schemas.openxmlformats.org/officeDocument/2006/relationships/hyperlink" Target="https://app.getguru.com/card/Tjqjk7Lc/PI-is-the-Statistician-and-there-are-no-additional-researchers-there-is-only-1-person-on-the-team" TargetMode="External"/><Relationship Id="rId61" Type="http://schemas.openxmlformats.org/officeDocument/2006/relationships/hyperlink" Target="https://app.getguru.com/card/Tjqjk7Lc/PI-is-the-Statistician-and-there-are-no-additional-researchers-there-is-only-1-person-on-the-team" TargetMode="External"/><Relationship Id="rId20" Type="http://schemas.openxmlformats.org/officeDocument/2006/relationships/hyperlink" Target="http://immport.org" TargetMode="External"/><Relationship Id="rId64" Type="http://schemas.openxmlformats.org/officeDocument/2006/relationships/hyperlink" Target="http://orcid.org" TargetMode="External"/><Relationship Id="rId63" Type="http://schemas.openxmlformats.org/officeDocument/2006/relationships/hyperlink" Target="http://orcid.org" TargetMode="External"/><Relationship Id="rId22" Type="http://schemas.openxmlformats.org/officeDocument/2006/relationships/hyperlink" Target="https://biolincc.nhlbi.nih.gov/home" TargetMode="External"/><Relationship Id="rId66" Type="http://schemas.openxmlformats.org/officeDocument/2006/relationships/hyperlink" Target="https://app.getguru.com/card/c9Eak9Ai/Position-field-is-missing" TargetMode="External"/><Relationship Id="rId21" Type="http://schemas.openxmlformats.org/officeDocument/2006/relationships/hyperlink" Target="http://immport.org" TargetMode="External"/><Relationship Id="rId65" Type="http://schemas.openxmlformats.org/officeDocument/2006/relationships/hyperlink" Target="https://app.getguru.com/card/i69o5EjT/ORCID-provided-doesnt-match-orcidorg" TargetMode="External"/><Relationship Id="rId24" Type="http://schemas.openxmlformats.org/officeDocument/2006/relationships/hyperlink" Target="https://www.projectdatasphere.org" TargetMode="External"/><Relationship Id="rId68" Type="http://schemas.openxmlformats.org/officeDocument/2006/relationships/hyperlink" Target="https://app.getguru.com/card/TRXRk7ac/PI-has-more-than-one-affiliation" TargetMode="External"/><Relationship Id="rId23" Type="http://schemas.openxmlformats.org/officeDocument/2006/relationships/hyperlink" Target="https://biolincc.nhlbi.nih.gov/home" TargetMode="External"/><Relationship Id="rId67" Type="http://schemas.openxmlformats.org/officeDocument/2006/relationships/hyperlink" Target="https://app.getguru.com/card/c9Eak9Ai/Position-field-is-missing" TargetMode="External"/><Relationship Id="rId60" Type="http://schemas.openxmlformats.org/officeDocument/2006/relationships/hyperlink" Target="https://app.getguru.com/card/iRXRk7yT/Additional-research-team-member-information-is-incomplete" TargetMode="External"/><Relationship Id="rId26" Type="http://schemas.openxmlformats.org/officeDocument/2006/relationships/hyperlink" Target="https://accessclinicaldata.niaid.nih.gov./" TargetMode="External"/><Relationship Id="rId25" Type="http://schemas.openxmlformats.org/officeDocument/2006/relationships/hyperlink" Target="https://www.projectdatasphere.org" TargetMode="External"/><Relationship Id="rId69" Type="http://schemas.openxmlformats.org/officeDocument/2006/relationships/hyperlink" Target="https://app.getguru.com/card/ip9oGpeT/Primary-affiliation-of-research-team-member" TargetMode="External"/><Relationship Id="rId28" Type="http://schemas.openxmlformats.org/officeDocument/2006/relationships/hyperlink" Target="https://dash.nichd.nih.gov/explore/study" TargetMode="External"/><Relationship Id="rId27" Type="http://schemas.openxmlformats.org/officeDocument/2006/relationships/hyperlink" Target="https://accessclinicaldata.niaid.nih.gov./" TargetMode="External"/><Relationship Id="rId29" Type="http://schemas.openxmlformats.org/officeDocument/2006/relationships/hyperlink" Target="https://dash.nichd.nih.gov/explore/study" TargetMode="External"/><Relationship Id="rId51" Type="http://schemas.openxmlformats.org/officeDocument/2006/relationships/hyperlink" Target="https://app.getguru.com/card/i69o5EjT/ORCID-provided-doesnt-match-orcidorg" TargetMode="External"/><Relationship Id="rId50" Type="http://schemas.openxmlformats.org/officeDocument/2006/relationships/hyperlink" Target="http://orcid.org" TargetMode="External"/><Relationship Id="rId94" Type="http://schemas.openxmlformats.org/officeDocument/2006/relationships/footer" Target="footer1.xml"/><Relationship Id="rId53" Type="http://schemas.openxmlformats.org/officeDocument/2006/relationships/hyperlink" Target="https://app.getguru.com/card/ip9oGpeT/Primary-affiliation-of-research-team-member" TargetMode="External"/><Relationship Id="rId52" Type="http://schemas.openxmlformats.org/officeDocument/2006/relationships/hyperlink" Target="https://app.getguru.com/card/TRXRk7ac/PI-has-more-than-one-affiliation" TargetMode="External"/><Relationship Id="rId11" Type="http://schemas.openxmlformats.org/officeDocument/2006/relationships/hyperlink" Target="mailto:Support@vivli.org" TargetMode="External"/><Relationship Id="rId55" Type="http://schemas.openxmlformats.org/officeDocument/2006/relationships/hyperlink" Target="https://app.getguru.com/card/c69oG67i/If-the-Statistician-does-not-meet-requirements" TargetMode="External"/><Relationship Id="rId10" Type="http://schemas.openxmlformats.org/officeDocument/2006/relationships/hyperlink" Target="mailto:Support@vivli.org" TargetMode="External"/><Relationship Id="rId54" Type="http://schemas.openxmlformats.org/officeDocument/2006/relationships/hyperlink" Target="https://app.getguru.com/card/c69oG67i/If-the-Statistician-does-not-meet-requirements" TargetMode="External"/><Relationship Id="rId13" Type="http://schemas.openxmlformats.org/officeDocument/2006/relationships/hyperlink" Target="mailto:Support@vivli.org" TargetMode="External"/><Relationship Id="rId57" Type="http://schemas.openxmlformats.org/officeDocument/2006/relationships/hyperlink" Target="https://app.getguru.com/card/c69oG67i/If-the-Statistician-does-not-meet-requirements" TargetMode="External"/><Relationship Id="rId12" Type="http://schemas.openxmlformats.org/officeDocument/2006/relationships/hyperlink" Target="mailto:Support@vivli.org" TargetMode="External"/><Relationship Id="rId56" Type="http://schemas.openxmlformats.org/officeDocument/2006/relationships/hyperlink" Target="mailto:info@oltremc.com" TargetMode="External"/><Relationship Id="rId91" Type="http://schemas.openxmlformats.org/officeDocument/2006/relationships/hyperlink" Target="https://app.getguru.com/card/io5dkbRT/Project-Data-Sphere-study-in-multisponsor-request" TargetMode="External"/><Relationship Id="rId90" Type="http://schemas.openxmlformats.org/officeDocument/2006/relationships/hyperlink" Target="https://app.getguru.com/card/T59aoydc/If-a-researcher-is-from-a-forprofit-company" TargetMode="External"/><Relationship Id="rId93" Type="http://schemas.openxmlformats.org/officeDocument/2006/relationships/header" Target="header1.xml"/><Relationship Id="rId92" Type="http://schemas.openxmlformats.org/officeDocument/2006/relationships/image" Target="media/image2.png"/><Relationship Id="rId15" Type="http://schemas.openxmlformats.org/officeDocument/2006/relationships/hyperlink" Target="https://app.getguru.com/card/cKg8LK7i/Researcher-from-restricted-country-wants-to-access-data-in-Vivli" TargetMode="External"/><Relationship Id="rId59" Type="http://schemas.openxmlformats.org/officeDocument/2006/relationships/hyperlink" Target="https://app.getguru.com/card/iRXRk7yT/Additional-research-team-member-information-is-incomplete" TargetMode="External"/><Relationship Id="rId14" Type="http://schemas.openxmlformats.org/officeDocument/2006/relationships/hyperlink" Target="mailto:Support@vivli.org" TargetMode="External"/><Relationship Id="rId58" Type="http://schemas.openxmlformats.org/officeDocument/2006/relationships/hyperlink" Target="https://app.getguru.com/card/cdrdL6gi/Statistician-degree-in-statistical-subject" TargetMode="External"/><Relationship Id="rId17" Type="http://schemas.openxmlformats.org/officeDocument/2006/relationships/hyperlink" Target="https://app.getguru.com/card/cMdpeK7i/Clarification-of-data-requested-imaging" TargetMode="External"/><Relationship Id="rId16" Type="http://schemas.openxmlformats.org/officeDocument/2006/relationships/hyperlink" Target="https://app.getguru.com/card/To5dxdac/Clarification-of-data-requested-genomic" TargetMode="External"/><Relationship Id="rId19" Type="http://schemas.openxmlformats.org/officeDocument/2006/relationships/hyperlink" Target="https://repository.niddk.nih.gov/studies/dpt-1" TargetMode="External"/><Relationship Id="rId18" Type="http://schemas.openxmlformats.org/officeDocument/2006/relationships/hyperlink" Target="https://repository.niddk.nih.gov/studies/dpt-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ITa08Hxo0O9gcZLlj7QuJSyA==">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0x0101003C08CDF1586FD649BD10435E7D3AC213</vt:lpwstr>
  </property>
</Properties>
</file>